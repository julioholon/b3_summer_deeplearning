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99702E" w14:textId="7AABFE51" w:rsidR="009C43A7" w:rsidRPr="001C44FE" w:rsidRDefault="001C44FE" w:rsidP="000349A9">
      <w:pPr>
        <w:ind w:left="851" w:right="850"/>
        <w:jc w:val="center"/>
        <w:rPr>
          <w:rFonts w:ascii="Times New Roman" w:hAnsi="Times New Roman"/>
          <w:sz w:val="18"/>
          <w:szCs w:val="28"/>
        </w:rPr>
      </w:pPr>
      <w:bookmarkStart w:id="0" w:name="_Toc31101680"/>
      <w:bookmarkStart w:id="1" w:name="_Toc74031728"/>
      <w:bookmarkStart w:id="2" w:name="_Toc228781515"/>
      <w:r>
        <w:rPr>
          <w:rFonts w:ascii="Times New Roman" w:hAnsi="Times New Roman"/>
          <w:b/>
          <w:sz w:val="36"/>
          <w:szCs w:val="52"/>
        </w:rPr>
        <w:t xml:space="preserve">Machine Learning </w:t>
      </w:r>
      <w:r w:rsidRPr="001C44FE">
        <w:rPr>
          <w:rFonts w:ascii="Times New Roman" w:hAnsi="Times New Roman"/>
          <w:b/>
          <w:sz w:val="36"/>
          <w:szCs w:val="52"/>
        </w:rPr>
        <w:t>para Previsão de Mercado</w:t>
      </w:r>
    </w:p>
    <w:p w14:paraId="475A3958" w14:textId="77777777" w:rsidR="0018762C" w:rsidRPr="001C44FE" w:rsidRDefault="0018762C" w:rsidP="0018762C">
      <w:pPr>
        <w:jc w:val="center"/>
        <w:rPr>
          <w:rFonts w:ascii="Times New Roman" w:hAnsi="Times New Roman"/>
          <w:sz w:val="28"/>
          <w:szCs w:val="28"/>
        </w:rPr>
      </w:pPr>
    </w:p>
    <w:p w14:paraId="0DE242B5" w14:textId="77777777" w:rsidR="0018762C" w:rsidRPr="001C44FE" w:rsidRDefault="0018762C" w:rsidP="0018762C">
      <w:pPr>
        <w:jc w:val="center"/>
        <w:rPr>
          <w:rFonts w:ascii="Times New Roman" w:hAnsi="Times New Roman"/>
          <w:szCs w:val="28"/>
        </w:rPr>
      </w:pPr>
    </w:p>
    <w:p w14:paraId="052523F4" w14:textId="3C500B0A" w:rsidR="0018762C" w:rsidRDefault="00E25D77" w:rsidP="0018762C">
      <w:pPr>
        <w:jc w:val="center"/>
        <w:rPr>
          <w:rFonts w:ascii="Times New Roman" w:hAnsi="Times New Roman"/>
          <w:b/>
          <w:vertAlign w:val="superscript"/>
        </w:rPr>
      </w:pPr>
      <w:r w:rsidRPr="006F7482">
        <w:rPr>
          <w:rFonts w:ascii="Times New Roman" w:hAnsi="Times New Roman"/>
          <w:b/>
        </w:rPr>
        <w:t>Maria Eduarda P. Santana</w:t>
      </w:r>
      <w:r w:rsidRPr="006F7482">
        <w:rPr>
          <w:rFonts w:ascii="Times New Roman" w:hAnsi="Times New Roman"/>
          <w:b/>
          <w:vertAlign w:val="superscript"/>
        </w:rPr>
        <w:t>1</w:t>
      </w:r>
      <w:r w:rsidRPr="006F7482">
        <w:rPr>
          <w:rFonts w:ascii="Times New Roman" w:hAnsi="Times New Roman"/>
          <w:b/>
        </w:rPr>
        <w:t>, Julio L. R. Monteiro</w:t>
      </w:r>
      <w:r w:rsidRPr="006F7482">
        <w:rPr>
          <w:rFonts w:ascii="Times New Roman" w:hAnsi="Times New Roman"/>
          <w:b/>
          <w:vertAlign w:val="superscript"/>
        </w:rPr>
        <w:t>2</w:t>
      </w:r>
      <w:r w:rsidRPr="006F7482">
        <w:rPr>
          <w:rFonts w:ascii="Times New Roman" w:hAnsi="Times New Roman"/>
          <w:b/>
        </w:rPr>
        <w:t>, Arthur M. Rosa</w:t>
      </w:r>
      <w:r w:rsidR="005F4459">
        <w:rPr>
          <w:rFonts w:ascii="Times New Roman" w:hAnsi="Times New Roman"/>
          <w:b/>
          <w:vertAlign w:val="superscript"/>
        </w:rPr>
        <w:t>2</w:t>
      </w:r>
      <w:r w:rsidRPr="006F7482">
        <w:rPr>
          <w:rFonts w:ascii="Times New Roman" w:hAnsi="Times New Roman"/>
          <w:b/>
        </w:rPr>
        <w:t>, Paulo D’Angelo</w:t>
      </w:r>
      <w:r w:rsidR="005F4459">
        <w:rPr>
          <w:rFonts w:ascii="Times New Roman" w:hAnsi="Times New Roman"/>
          <w:b/>
          <w:vertAlign w:val="superscript"/>
        </w:rPr>
        <w:t>2</w:t>
      </w:r>
    </w:p>
    <w:p w14:paraId="65C4613D" w14:textId="77777777" w:rsidR="005F4459" w:rsidRPr="006F7482" w:rsidRDefault="005F4459" w:rsidP="0018762C">
      <w:pPr>
        <w:jc w:val="center"/>
        <w:rPr>
          <w:rFonts w:ascii="Times New Roman" w:hAnsi="Times New Roman"/>
          <w:b/>
        </w:rPr>
      </w:pPr>
    </w:p>
    <w:p w14:paraId="7E8F2D4F" w14:textId="67C8A9F5" w:rsidR="0018762C" w:rsidRPr="005F4459" w:rsidRDefault="005F4459" w:rsidP="005F4459">
      <w:pPr>
        <w:pStyle w:val="ListParagraph"/>
        <w:numPr>
          <w:ilvl w:val="0"/>
          <w:numId w:val="36"/>
        </w:numPr>
        <w:ind w:left="426"/>
        <w:rPr>
          <w:rFonts w:ascii="Times New Roman" w:hAnsi="Times New Roman"/>
          <w:sz w:val="16"/>
          <w:szCs w:val="28"/>
        </w:rPr>
      </w:pPr>
      <w:r>
        <w:rPr>
          <w:rFonts w:ascii="Times New Roman" w:hAnsi="Times New Roman"/>
          <w:sz w:val="16"/>
          <w:szCs w:val="28"/>
        </w:rPr>
        <w:t>Universidade de Yale –</w:t>
      </w:r>
      <w:r w:rsidRPr="005F4459">
        <w:rPr>
          <w:rFonts w:ascii="Times New Roman" w:hAnsi="Times New Roman"/>
          <w:sz w:val="16"/>
          <w:szCs w:val="28"/>
        </w:rPr>
        <w:t xml:space="preserve"> New Haven, Connecticut, Estados Unidos da América</w:t>
      </w:r>
    </w:p>
    <w:p w14:paraId="13949FBB" w14:textId="47AD54FF" w:rsidR="005F4459" w:rsidRPr="005F4459" w:rsidRDefault="005F4459" w:rsidP="005F4459">
      <w:pPr>
        <w:pStyle w:val="ListParagraph"/>
        <w:numPr>
          <w:ilvl w:val="0"/>
          <w:numId w:val="36"/>
        </w:numPr>
        <w:ind w:left="426"/>
        <w:rPr>
          <w:rFonts w:ascii="Times New Roman" w:hAnsi="Times New Roman"/>
          <w:sz w:val="16"/>
          <w:szCs w:val="28"/>
        </w:rPr>
      </w:pPr>
      <w:r w:rsidRPr="005F4459">
        <w:rPr>
          <w:rFonts w:ascii="Times New Roman" w:hAnsi="Times New Roman"/>
          <w:sz w:val="16"/>
          <w:szCs w:val="28"/>
        </w:rPr>
        <w:t>B3 –</w:t>
      </w:r>
      <w:r>
        <w:rPr>
          <w:rFonts w:ascii="Times New Roman" w:hAnsi="Times New Roman"/>
          <w:sz w:val="16"/>
          <w:szCs w:val="28"/>
        </w:rPr>
        <w:t xml:space="preserve"> Brasil Bolsa Balcão – </w:t>
      </w:r>
      <w:r w:rsidRPr="005F4459">
        <w:rPr>
          <w:rFonts w:ascii="Times New Roman" w:hAnsi="Times New Roman"/>
          <w:sz w:val="16"/>
          <w:szCs w:val="28"/>
        </w:rPr>
        <w:t xml:space="preserve"> São Paulo, São Paulo, Brasil</w:t>
      </w:r>
    </w:p>
    <w:p w14:paraId="2A44A9CE" w14:textId="77777777" w:rsidR="00180CE8" w:rsidRPr="006F7482" w:rsidRDefault="00180CE8" w:rsidP="0018762C">
      <w:pPr>
        <w:pBdr>
          <w:bottom w:val="single" w:sz="6" w:space="1" w:color="auto"/>
        </w:pBdr>
        <w:jc w:val="center"/>
        <w:rPr>
          <w:rFonts w:ascii="Times New Roman" w:hAnsi="Times New Roman"/>
          <w:sz w:val="28"/>
          <w:szCs w:val="28"/>
        </w:rPr>
      </w:pPr>
    </w:p>
    <w:p w14:paraId="459FE511" w14:textId="77777777" w:rsidR="0018762C" w:rsidRPr="006F7482" w:rsidRDefault="0018762C" w:rsidP="0018762C">
      <w:pPr>
        <w:jc w:val="center"/>
        <w:rPr>
          <w:rFonts w:ascii="Times New Roman" w:hAnsi="Times New Roman"/>
          <w:sz w:val="28"/>
          <w:szCs w:val="28"/>
        </w:rPr>
      </w:pPr>
    </w:p>
    <w:p w14:paraId="462BB763" w14:textId="74B86CE5" w:rsidR="001C44FE" w:rsidRPr="004252DE" w:rsidRDefault="00E25D77" w:rsidP="00A856C6">
      <w:pPr>
        <w:spacing w:line="276" w:lineRule="auto"/>
        <w:jc w:val="both"/>
        <w:rPr>
          <w:rFonts w:ascii="Times New Roman" w:hAnsi="Times New Roman"/>
          <w:sz w:val="20"/>
          <w:szCs w:val="20"/>
          <w:lang w:eastAsia="en-US"/>
        </w:rPr>
      </w:pPr>
      <w:r w:rsidRPr="001C44FE">
        <w:rPr>
          <w:rFonts w:ascii="Times New Roman" w:hAnsi="Times New Roman"/>
          <w:b/>
          <w:sz w:val="20"/>
          <w:szCs w:val="20"/>
        </w:rPr>
        <w:t>Abstract</w:t>
      </w:r>
      <w:r w:rsidR="00180CE8" w:rsidRPr="001C44FE">
        <w:rPr>
          <w:rFonts w:ascii="Times New Roman" w:hAnsi="Times New Roman"/>
          <w:b/>
          <w:sz w:val="20"/>
          <w:szCs w:val="20"/>
        </w:rPr>
        <w:t>:</w:t>
      </w:r>
      <w:r w:rsidR="00180CE8" w:rsidRPr="001C44FE">
        <w:rPr>
          <w:rFonts w:ascii="Times New Roman" w:hAnsi="Times New Roman"/>
          <w:b/>
          <w:color w:val="0070C0"/>
          <w:sz w:val="20"/>
          <w:szCs w:val="20"/>
        </w:rPr>
        <w:t xml:space="preserve"> </w:t>
      </w:r>
      <w:bookmarkEnd w:id="0"/>
      <w:bookmarkEnd w:id="1"/>
      <w:bookmarkEnd w:id="2"/>
      <w:r w:rsidR="001C44FE" w:rsidRPr="001C44FE">
        <w:rPr>
          <w:rFonts w:ascii="Times New Roman" w:hAnsi="Times New Roman"/>
          <w:sz w:val="20"/>
          <w:szCs w:val="20"/>
          <w:lang w:eastAsia="en-US"/>
        </w:rPr>
        <w:t>As regras que regulam a dinâmica dos mercados e a sua capacidade preditiva são tópicos que geram debates intensos.</w:t>
      </w:r>
      <w:r w:rsidR="00FF60D2" w:rsidRPr="001C44FE">
        <w:rPr>
          <w:rFonts w:ascii="Times New Roman" w:hAnsi="Times New Roman"/>
          <w:sz w:val="20"/>
          <w:szCs w:val="20"/>
          <w:lang w:eastAsia="en-US"/>
        </w:rPr>
        <w:t xml:space="preserve"> </w:t>
      </w:r>
      <w:r w:rsidR="001C44FE" w:rsidRPr="001C44FE">
        <w:rPr>
          <w:rFonts w:ascii="Times New Roman" w:hAnsi="Times New Roman"/>
          <w:sz w:val="20"/>
          <w:szCs w:val="20"/>
          <w:lang w:eastAsia="en-US"/>
        </w:rPr>
        <w:t xml:space="preserve">As análises técnica e </w:t>
      </w:r>
      <w:r w:rsidR="00AA7A08" w:rsidRPr="001C44FE">
        <w:rPr>
          <w:rFonts w:ascii="Times New Roman" w:hAnsi="Times New Roman"/>
          <w:sz w:val="20"/>
          <w:szCs w:val="20"/>
          <w:lang w:eastAsia="en-US"/>
        </w:rPr>
        <w:t>fundamentalista</w:t>
      </w:r>
      <w:r w:rsidR="001C44FE" w:rsidRPr="001C44FE">
        <w:rPr>
          <w:rFonts w:ascii="Times New Roman" w:hAnsi="Times New Roman"/>
          <w:sz w:val="20"/>
          <w:szCs w:val="20"/>
          <w:lang w:eastAsia="en-US"/>
        </w:rPr>
        <w:t xml:space="preserve"> têm sido usadas ao longo das últimas </w:t>
      </w:r>
      <w:r w:rsidR="00AA7A08" w:rsidRPr="001C44FE">
        <w:rPr>
          <w:rFonts w:ascii="Times New Roman" w:hAnsi="Times New Roman"/>
          <w:sz w:val="20"/>
          <w:szCs w:val="20"/>
          <w:lang w:eastAsia="en-US"/>
        </w:rPr>
        <w:t>décadas</w:t>
      </w:r>
      <w:r w:rsidR="00AA7A08">
        <w:rPr>
          <w:rFonts w:ascii="Times New Roman" w:hAnsi="Times New Roman"/>
          <w:sz w:val="20"/>
          <w:szCs w:val="20"/>
          <w:lang w:eastAsia="en-US"/>
        </w:rPr>
        <w:t xml:space="preserve"> para</w:t>
      </w:r>
      <w:r w:rsidR="001C44FE">
        <w:rPr>
          <w:rFonts w:ascii="Times New Roman" w:hAnsi="Times New Roman"/>
          <w:sz w:val="20"/>
          <w:szCs w:val="20"/>
          <w:lang w:eastAsia="en-US"/>
        </w:rPr>
        <w:t xml:space="preserve"> encontrar padrões e tentar refutar a Hipótese do Mercado Eficiente</w:t>
      </w:r>
      <w:r w:rsidR="001C44FE" w:rsidRPr="001C44FE">
        <w:rPr>
          <w:rFonts w:ascii="Times New Roman" w:hAnsi="Times New Roman"/>
          <w:sz w:val="20"/>
          <w:szCs w:val="20"/>
          <w:vertAlign w:val="superscript"/>
          <w:lang w:eastAsia="en-US"/>
        </w:rPr>
        <w:t>[1]</w:t>
      </w:r>
      <w:r w:rsidR="001C44FE">
        <w:rPr>
          <w:rFonts w:ascii="Times New Roman" w:hAnsi="Times New Roman"/>
          <w:sz w:val="20"/>
          <w:szCs w:val="20"/>
          <w:lang w:eastAsia="en-US"/>
        </w:rPr>
        <w:t xml:space="preserve">. As técnicas preditivas atuais usam algoritmos cada vez mais robustos, capazes de aprender em cenários caóticos e realizar previsões cada vez mais precisas. Este artigo analisa diferentes técnicas de </w:t>
      </w:r>
      <w:r w:rsidR="001C44FE" w:rsidRPr="001C44FE">
        <w:rPr>
          <w:rFonts w:ascii="Times New Roman" w:hAnsi="Times New Roman"/>
          <w:i/>
          <w:sz w:val="20"/>
          <w:szCs w:val="20"/>
          <w:lang w:eastAsia="en-US"/>
        </w:rPr>
        <w:t>machine learning</w:t>
      </w:r>
      <w:r w:rsidR="001C44FE">
        <w:rPr>
          <w:rFonts w:ascii="Times New Roman" w:hAnsi="Times New Roman"/>
          <w:sz w:val="20"/>
          <w:szCs w:val="20"/>
          <w:lang w:eastAsia="en-US"/>
        </w:rPr>
        <w:t xml:space="preserve"> (aprendizado de máquina) para previsão do comportamento do mercado e compara a sua eficiência com um algoritmo de passeio aleatório. A primeira técnica avaliada, ARIMA, é uma </w:t>
      </w:r>
      <w:r w:rsidR="004252DE">
        <w:rPr>
          <w:rFonts w:ascii="Times New Roman" w:hAnsi="Times New Roman"/>
          <w:sz w:val="20"/>
          <w:szCs w:val="20"/>
          <w:lang w:eastAsia="en-US"/>
        </w:rPr>
        <w:t xml:space="preserve">análise consagrada de séries temporais baseada em regressão linear e observação gráfica. A segunda técnica, LSTM, é algoritmo de </w:t>
      </w:r>
      <w:r w:rsidR="004252DE" w:rsidRPr="004252DE">
        <w:rPr>
          <w:rFonts w:ascii="Times New Roman" w:hAnsi="Times New Roman"/>
          <w:i/>
          <w:sz w:val="20"/>
          <w:szCs w:val="20"/>
          <w:lang w:eastAsia="en-US"/>
        </w:rPr>
        <w:t>deep learning</w:t>
      </w:r>
      <w:r w:rsidR="004252DE">
        <w:rPr>
          <w:rFonts w:ascii="Times New Roman" w:hAnsi="Times New Roman"/>
          <w:sz w:val="20"/>
          <w:szCs w:val="20"/>
          <w:lang w:eastAsia="en-US"/>
        </w:rPr>
        <w:t xml:space="preserve"> (aprendizado profundo) baseado em redes neurais operando sobre dados de entrada contínuos. </w:t>
      </w:r>
      <w:r w:rsidR="004252DE" w:rsidRPr="004252DE">
        <w:rPr>
          <w:rFonts w:ascii="Times New Roman" w:hAnsi="Times New Roman"/>
          <w:sz w:val="20"/>
          <w:szCs w:val="20"/>
          <w:lang w:eastAsia="en-US"/>
        </w:rPr>
        <w:t xml:space="preserve">As comparações traçadas avaliam a performance desses algoritmos usando o </w:t>
      </w:r>
      <w:r w:rsidR="004252DE" w:rsidRPr="004252DE">
        <w:rPr>
          <w:rFonts w:ascii="Times New Roman" w:hAnsi="Times New Roman"/>
          <w:i/>
          <w:sz w:val="20"/>
          <w:szCs w:val="20"/>
          <w:lang w:eastAsia="en-US"/>
        </w:rPr>
        <w:t>market data</w:t>
      </w:r>
      <w:r w:rsidR="004252DE" w:rsidRPr="004252DE">
        <w:rPr>
          <w:rFonts w:ascii="Times New Roman" w:hAnsi="Times New Roman"/>
          <w:sz w:val="20"/>
          <w:szCs w:val="20"/>
          <w:lang w:eastAsia="en-US"/>
        </w:rPr>
        <w:t xml:space="preserve"> (dados de </w:t>
      </w:r>
      <w:r w:rsidR="004252DE">
        <w:rPr>
          <w:rFonts w:ascii="Times New Roman" w:hAnsi="Times New Roman"/>
          <w:sz w:val="20"/>
          <w:szCs w:val="20"/>
          <w:lang w:eastAsia="en-US"/>
        </w:rPr>
        <w:t>m</w:t>
      </w:r>
      <w:r w:rsidR="004252DE" w:rsidRPr="004252DE">
        <w:rPr>
          <w:rFonts w:ascii="Times New Roman" w:hAnsi="Times New Roman"/>
          <w:sz w:val="20"/>
          <w:szCs w:val="20"/>
          <w:lang w:eastAsia="en-US"/>
        </w:rPr>
        <w:t>ercado)</w:t>
      </w:r>
      <w:r w:rsidR="004252DE">
        <w:rPr>
          <w:rFonts w:ascii="Times New Roman" w:hAnsi="Times New Roman"/>
          <w:sz w:val="20"/>
          <w:szCs w:val="20"/>
          <w:lang w:eastAsia="en-US"/>
        </w:rPr>
        <w:t xml:space="preserve"> público da B3 para instrumentos financeiros proeminentes: PETR4, ITUB4 e BVMF3. Os resultados indicam alto nível de imprevisibilidade do mercado durante o mês escolhido para avaliação (maio de 2017).</w:t>
      </w:r>
    </w:p>
    <w:p w14:paraId="1E1E8C96" w14:textId="518F860C" w:rsidR="00E25D77" w:rsidRPr="004252DE" w:rsidRDefault="00E25D77" w:rsidP="00A856C6">
      <w:pPr>
        <w:spacing w:after="120" w:line="276" w:lineRule="auto"/>
        <w:jc w:val="both"/>
        <w:rPr>
          <w:rFonts w:ascii="Times New Roman" w:hAnsi="Times New Roman"/>
          <w:sz w:val="20"/>
          <w:szCs w:val="20"/>
        </w:rPr>
      </w:pPr>
    </w:p>
    <w:p w14:paraId="7A4D0DED" w14:textId="0B49F1AC" w:rsidR="00E25D77" w:rsidRPr="004252DE" w:rsidRDefault="004252DE" w:rsidP="00A856C6">
      <w:pPr>
        <w:spacing w:after="120" w:line="276" w:lineRule="auto"/>
        <w:jc w:val="both"/>
        <w:rPr>
          <w:rFonts w:ascii="Times New Roman" w:hAnsi="Times New Roman"/>
          <w:b/>
          <w:color w:val="0070C0"/>
          <w:szCs w:val="20"/>
        </w:rPr>
      </w:pPr>
      <w:r w:rsidRPr="004252DE">
        <w:rPr>
          <w:rFonts w:ascii="Times New Roman" w:hAnsi="Times New Roman"/>
          <w:sz w:val="20"/>
          <w:szCs w:val="20"/>
        </w:rPr>
        <w:t>Palavras-chave</w:t>
      </w:r>
      <w:r w:rsidR="007E39D0" w:rsidRPr="004252DE">
        <w:rPr>
          <w:rFonts w:ascii="Times New Roman" w:hAnsi="Times New Roman"/>
          <w:sz w:val="20"/>
          <w:szCs w:val="20"/>
        </w:rPr>
        <w:t xml:space="preserve">: </w:t>
      </w:r>
      <w:r w:rsidRPr="004252DE">
        <w:rPr>
          <w:rFonts w:ascii="Times New Roman" w:hAnsi="Times New Roman"/>
          <w:sz w:val="20"/>
          <w:szCs w:val="20"/>
        </w:rPr>
        <w:t xml:space="preserve">Mercado financeiro, </w:t>
      </w:r>
      <w:r w:rsidR="00E25D77" w:rsidRPr="004252DE">
        <w:rPr>
          <w:rFonts w:ascii="Times New Roman" w:hAnsi="Times New Roman"/>
          <w:sz w:val="20"/>
          <w:szCs w:val="20"/>
        </w:rPr>
        <w:t xml:space="preserve">market data, </w:t>
      </w:r>
      <w:r w:rsidRPr="004252DE">
        <w:rPr>
          <w:rFonts w:ascii="Times New Roman" w:hAnsi="Times New Roman"/>
          <w:sz w:val="20"/>
          <w:szCs w:val="20"/>
        </w:rPr>
        <w:t>previsão de mercado</w:t>
      </w:r>
      <w:r w:rsidR="00E25D77" w:rsidRPr="004252DE">
        <w:rPr>
          <w:rFonts w:ascii="Times New Roman" w:hAnsi="Times New Roman"/>
          <w:sz w:val="20"/>
          <w:szCs w:val="20"/>
        </w:rPr>
        <w:t xml:space="preserve">, ARIMA, </w:t>
      </w:r>
      <w:r w:rsidR="0019011F" w:rsidRPr="004252DE">
        <w:rPr>
          <w:rFonts w:ascii="Times New Roman" w:hAnsi="Times New Roman"/>
          <w:sz w:val="20"/>
          <w:szCs w:val="20"/>
        </w:rPr>
        <w:t xml:space="preserve">LSTM, </w:t>
      </w:r>
      <w:r w:rsidR="00E25D77" w:rsidRPr="004252DE">
        <w:rPr>
          <w:rFonts w:ascii="Times New Roman" w:hAnsi="Times New Roman"/>
          <w:sz w:val="20"/>
          <w:szCs w:val="20"/>
        </w:rPr>
        <w:t xml:space="preserve">B3, </w:t>
      </w:r>
      <w:r w:rsidRPr="004252DE">
        <w:rPr>
          <w:rFonts w:ascii="Times New Roman" w:hAnsi="Times New Roman"/>
          <w:sz w:val="20"/>
          <w:szCs w:val="20"/>
        </w:rPr>
        <w:t>intelig</w:t>
      </w:r>
      <w:r>
        <w:rPr>
          <w:rFonts w:ascii="Times New Roman" w:hAnsi="Times New Roman"/>
          <w:sz w:val="20"/>
          <w:szCs w:val="20"/>
        </w:rPr>
        <w:t>ência artificial</w:t>
      </w:r>
      <w:r w:rsidR="00E25D77" w:rsidRPr="004252DE">
        <w:rPr>
          <w:rFonts w:ascii="Times New Roman" w:hAnsi="Times New Roman"/>
          <w:sz w:val="20"/>
          <w:szCs w:val="20"/>
        </w:rPr>
        <w:t>, machine learning, deep learning</w:t>
      </w:r>
      <w:r w:rsidR="0019011F" w:rsidRPr="004252DE">
        <w:rPr>
          <w:rFonts w:ascii="Times New Roman" w:hAnsi="Times New Roman"/>
          <w:sz w:val="20"/>
          <w:szCs w:val="20"/>
        </w:rPr>
        <w:t>.</w:t>
      </w:r>
    </w:p>
    <w:p w14:paraId="4F3AC621" w14:textId="77777777" w:rsidR="00FF60D2" w:rsidRPr="004252DE" w:rsidRDefault="00FF60D2" w:rsidP="00A856C6">
      <w:pPr>
        <w:spacing w:after="120" w:line="276" w:lineRule="auto"/>
        <w:jc w:val="both"/>
        <w:rPr>
          <w:rFonts w:ascii="Times New Roman" w:hAnsi="Times New Roman"/>
          <w:b/>
          <w:color w:val="0070C0"/>
          <w:szCs w:val="20"/>
        </w:rPr>
      </w:pPr>
    </w:p>
    <w:p w14:paraId="791C2CD0" w14:textId="600F4221" w:rsidR="00E25D77" w:rsidRPr="00AA7A08" w:rsidRDefault="00AA7A08" w:rsidP="00A856C6">
      <w:pPr>
        <w:pStyle w:val="ListParagraph"/>
        <w:numPr>
          <w:ilvl w:val="0"/>
          <w:numId w:val="29"/>
        </w:numPr>
        <w:spacing w:after="120" w:line="276" w:lineRule="auto"/>
        <w:jc w:val="both"/>
        <w:rPr>
          <w:rFonts w:ascii="Times New Roman" w:hAnsi="Times New Roman"/>
          <w:b/>
          <w:sz w:val="20"/>
          <w:szCs w:val="20"/>
        </w:rPr>
      </w:pPr>
      <w:r w:rsidRPr="00AA7A08">
        <w:rPr>
          <w:rFonts w:ascii="Times New Roman" w:hAnsi="Times New Roman"/>
          <w:b/>
          <w:sz w:val="20"/>
          <w:szCs w:val="20"/>
        </w:rPr>
        <w:t>Introdução</w:t>
      </w:r>
    </w:p>
    <w:p w14:paraId="66A8A622" w14:textId="620E0B11" w:rsidR="00561089" w:rsidRDefault="00561089" w:rsidP="00FE4E4C">
      <w:pPr>
        <w:pStyle w:val="Pargrafo"/>
      </w:pPr>
      <w:r w:rsidRPr="00561089">
        <w:t xml:space="preserve">O debate intenso sobre a </w:t>
      </w:r>
      <w:r>
        <w:t xml:space="preserve">característica caótica ou aleatória dos preços das ações sofreu uma revolução na era da inteligência artificial. Em 1965, Eugene Fama apresentou a </w:t>
      </w:r>
      <w:r w:rsidR="00AA7A08">
        <w:t>Hipótese</w:t>
      </w:r>
      <w:r>
        <w:t xml:space="preserve"> do Mercado Eficiente, sugerindo que os preços correntes sempre refletiam todas as informações disponíveis</w:t>
      </w:r>
      <w:r w:rsidRPr="00561089">
        <w:rPr>
          <w:vertAlign w:val="superscript"/>
        </w:rPr>
        <w:t>[1]</w:t>
      </w:r>
      <w:r>
        <w:t xml:space="preserve">. De acordo com Fama, era impossível prever novas informações políticas, sociais e econômicas e, como resultado, o movimento do mercado era imprevisível. </w:t>
      </w:r>
      <w:r w:rsidR="00376D76">
        <w:t>Contrário a e</w:t>
      </w:r>
      <w:r>
        <w:t>ssa teoria da aleatoriedade</w:t>
      </w:r>
      <w:r w:rsidR="00376D76">
        <w:t xml:space="preserve">, surgiram teorias que caracterizam o mercado como um sistema complexo, caótico, que poderia, </w:t>
      </w:r>
      <w:r w:rsidR="00AA7A08">
        <w:t>porém,</w:t>
      </w:r>
      <w:r w:rsidR="00376D76">
        <w:t xml:space="preserve"> ser previsto com base na análise determinística das interações entre fatores macro e microeconômicos </w:t>
      </w:r>
      <w:r w:rsidR="00AA7A08">
        <w:t>sazonais</w:t>
      </w:r>
      <w:r w:rsidR="00376D76" w:rsidRPr="00376D76">
        <w:rPr>
          <w:vertAlign w:val="superscript"/>
        </w:rPr>
        <w:t>[2]</w:t>
      </w:r>
      <w:r w:rsidR="00376D76">
        <w:t xml:space="preserve">. Essa sinergia resultaria em um arranjo que poderia parecer </w:t>
      </w:r>
      <w:r w:rsidR="00AA7A08">
        <w:t>aleatório</w:t>
      </w:r>
      <w:r w:rsidR="00376D76">
        <w:t>, mas em realidade seguiria uma coletânea de regras. Atualmente, usando algoritmos avançados de machine learning e dados históricos, já é possível detectar padrões não-lineares remotos e questionar a imprevisibilidade do mercado. Por outro lado, um mercado que se comporta como um passeio aleatório é ainda uma hipótese aceita, especialmente para mercados emergentes e voláteis</w:t>
      </w:r>
      <w:r w:rsidR="00376D76" w:rsidRPr="00376D76">
        <w:rPr>
          <w:vertAlign w:val="superscript"/>
        </w:rPr>
        <w:t>[3]</w:t>
      </w:r>
      <w:r w:rsidR="00376D76">
        <w:t>.</w:t>
      </w:r>
    </w:p>
    <w:p w14:paraId="289D3A9C" w14:textId="7CDC0FDD" w:rsidR="00C33531" w:rsidRDefault="00376D76" w:rsidP="00FE4E4C">
      <w:pPr>
        <w:pStyle w:val="Pargrafo"/>
      </w:pPr>
      <w:r>
        <w:t xml:space="preserve">Um mercado caótico, ao contrário do aleatório, segue uma série de regras do tipo causa-e-efeito. Considerando a atmosfera, é muito difícil realizar previsões do tempo </w:t>
      </w:r>
      <w:r w:rsidR="00AA7A08">
        <w:t>devido</w:t>
      </w:r>
      <w:r>
        <w:t xml:space="preserve"> ao enorme número de variáveis envolvidas, dado que uma sutil alteração na estrutura inicial pode afetar o sistema como um todo de forma significativa – o chamado efeito borboleta</w:t>
      </w:r>
      <w:r w:rsidRPr="00376D76">
        <w:rPr>
          <w:vertAlign w:val="superscript"/>
        </w:rPr>
        <w:t>[4]</w:t>
      </w:r>
      <w:r>
        <w:t xml:space="preserve">. Meteorologistas, porém, conseguem </w:t>
      </w:r>
      <w:r w:rsidR="00AA7A08">
        <w:t>fazer</w:t>
      </w:r>
      <w:r>
        <w:t xml:space="preserve"> previsões relativamente certeiras com base nas informações disponíveis. Isso não significa, porém, que pode começar a nevar no verão em países quentes. O estado anterior influencia o próximo, pois é um sistema determinístico que segue regras como a gravidade, relações químicas entre gases, física do vento e outros fatores que </w:t>
      </w:r>
      <w:r w:rsidR="00C33531">
        <w:t>se associam. Esse é um sistema caótico. As regras são difíceis de entender, porém elas existem.</w:t>
      </w:r>
    </w:p>
    <w:p w14:paraId="4E4CA668" w14:textId="3C7628E4" w:rsidR="00C33531" w:rsidRDefault="00C33531" w:rsidP="00FE4E4C">
      <w:pPr>
        <w:pStyle w:val="Pargrafo"/>
      </w:pPr>
      <w:r>
        <w:t>Por outro lado, jogar uma moeda é aleatório. Não existem regras escondidas interagindo se uma pessoa vai tirar cara ou coroa, existem chances iguais de obter qualquer um dos dois a cada vez que se joga uma moeda. É um fenômeno que pode ser entendido usando as regras probabilísticas. Ambos os sistemas caóticos e aleatórios parecem imprevisíveis, mas os caóticos só são assim devido a</w:t>
      </w:r>
      <w:r w:rsidR="00AA7A08">
        <w:t>o modo</w:t>
      </w:r>
      <w:r>
        <w:t xml:space="preserve"> como os fatores escondidos interagem. Esse é o ponto onde machine learning pode ajudar, encontrando as camadas escondidas nos relacionamentos entre os dados e tentando prever o que parecia desordenado.</w:t>
      </w:r>
    </w:p>
    <w:p w14:paraId="7AE4F1DD" w14:textId="187689C0" w:rsidR="00C33531" w:rsidRDefault="00C33531" w:rsidP="00FE4E4C">
      <w:pPr>
        <w:pStyle w:val="Pargrafo"/>
      </w:pPr>
      <w:r>
        <w:lastRenderedPageBreak/>
        <w:t xml:space="preserve">Análises modernas sugerem que o mercado pode ser caótico ao invés de aleatório[5]; o que significa que um algoritmo inteligente poderia ser capaz de entender </w:t>
      </w:r>
      <w:r w:rsidR="00AA7A08">
        <w:t>seus relacionamentos</w:t>
      </w:r>
      <w:r>
        <w:t xml:space="preserve"> intrincados, identificar padrões e prever cenários futuros. O propósito deste artigo é estudar esta dicotomia comparando dois métodos de machine learning com um algoritmo de passeio aleatório e discutir os resultados no contexto do mercado de ações brasileiro.</w:t>
      </w:r>
    </w:p>
    <w:p w14:paraId="4BF0B355" w14:textId="1BF68EE7" w:rsidR="006F7482" w:rsidRDefault="00C33531" w:rsidP="00FE4E4C">
      <w:pPr>
        <w:pStyle w:val="Pargrafo"/>
      </w:pPr>
      <w:r w:rsidRPr="006F7482">
        <w:t>A diferença entre mac</w:t>
      </w:r>
      <w:r w:rsidR="006F7482" w:rsidRPr="006F7482">
        <w:t>hine learning e a programaç</w:t>
      </w:r>
      <w:r w:rsidR="006F7482">
        <w:t>ão tradicional é que em machine learning o computador aprende por meio de dados de treinamento e cria um programa capaz de prever a saída de dados. Por consequência, computadores conseguem aprender com os dados do passado e alterar a sua programação sem intervenção humana. Existem duas técnicas principais de machine learning: aprendizado supervisionado e aprendizado não supervisionado. No aprendizado supervisionado o computador recebe a entrada x e a saída esperada y, então tenta encontrar uma função f para f(x) = y, o que é chamado de aprendizado por indução. Por outro lado, no  aprendizado não supervisionado, a máquina somente recebe a entrada x, que em geral não é categorizada previamente, e busca encontrar padrões nesses dados de entrada</w:t>
      </w:r>
      <w:r w:rsidR="006F7482" w:rsidRPr="006F7482">
        <w:rPr>
          <w:vertAlign w:val="superscript"/>
        </w:rPr>
        <w:t>[6]</w:t>
      </w:r>
      <w:r w:rsidR="006F7482">
        <w:t>. Para a previsão de preços de mercado ações o tempo (x) e o preço (y) existe uma correlação direta disponível, então este artigo escolheu explorar a técnica de aprendizado supervisionado.</w:t>
      </w:r>
    </w:p>
    <w:p w14:paraId="252CEE0C" w14:textId="00467374" w:rsidR="006E3379" w:rsidRDefault="006E3379" w:rsidP="00FE4E4C">
      <w:pPr>
        <w:pStyle w:val="Pargrafo"/>
      </w:pPr>
      <w:r>
        <w:t>Indo além</w:t>
      </w:r>
      <w:r w:rsidR="006F7482">
        <w:t xml:space="preserve">, </w:t>
      </w:r>
      <w:r>
        <w:t xml:space="preserve">as classes de problemas resolvidas por machine learning se dividem em classificação, regressão, </w:t>
      </w:r>
      <w:r w:rsidR="00AA7A08">
        <w:t>agrupamento,</w:t>
      </w:r>
      <w:r>
        <w:t xml:space="preserve"> entre outros</w:t>
      </w:r>
      <w:r w:rsidRPr="006E3379">
        <w:rPr>
          <w:vertAlign w:val="superscript"/>
        </w:rPr>
        <w:t>[7]</w:t>
      </w:r>
      <w:r>
        <w:t>. Em classificação, existe um número de categorias predefinidas para a saída. Por exemplo, seria possível fazer um algoritmo para predizer se vai chover e as respostas possíveis seriam “sim” e “não”. Por outro lado, num algoritmo de regressão um algoritmo para chuva tentaria prever a precipitação em centímetros, de forma que a saída seria um número ao invés de classes de saída. Ou seja, em problemas de classificação a função sendo aprendida é discreta, enquanto que na regressão a função é contínua</w:t>
      </w:r>
      <w:r w:rsidRPr="006E3379">
        <w:rPr>
          <w:vertAlign w:val="superscript"/>
        </w:rPr>
        <w:t>[6]</w:t>
      </w:r>
      <w:r>
        <w:t>.</w:t>
      </w:r>
    </w:p>
    <w:p w14:paraId="2FFD5B0A" w14:textId="6BDFB961" w:rsidR="00F856B5" w:rsidRPr="006E3379" w:rsidRDefault="006E3379" w:rsidP="00FE4E4C">
      <w:pPr>
        <w:pStyle w:val="Pargrafo"/>
      </w:pPr>
      <w:r>
        <w:t xml:space="preserve">O problema de previsão de preço no mercado de ações, da mesma forma que o exemplo da chuva, pode ser estudado de ambas as formas. Um algoritmo de classificação tentaria prever, por exemplo, se o preço das ações está com uma tendência de “subir” ou “descer” e um algoritmo de regressão tentaria prever </w:t>
      </w:r>
      <w:r w:rsidR="00F856B5">
        <w:t xml:space="preserve">um número que representa o preço daquela ação. As técnicas de machine learning estudadas especificamente neste artigo são o ARIMA – </w:t>
      </w:r>
      <w:r w:rsidR="00F856B5" w:rsidRPr="00AC0642">
        <w:t>Auto-Regressive</w:t>
      </w:r>
      <w:r w:rsidR="00F856B5">
        <w:t xml:space="preserve"> </w:t>
      </w:r>
      <w:r w:rsidR="00F856B5" w:rsidRPr="00AC0642">
        <w:t>Integrated Moving Average</w:t>
      </w:r>
      <w:r w:rsidR="00F856B5">
        <w:t xml:space="preserve"> (ou Médias Móveis Integradas e </w:t>
      </w:r>
      <w:r w:rsidR="00AA7A08">
        <w:t>Auto Regressivas</w:t>
      </w:r>
      <w:r w:rsidR="00F856B5">
        <w:t xml:space="preserve"> em português), que é um modelo preditivo bem estabelecido, e também o LSTM – </w:t>
      </w:r>
      <w:r w:rsidR="00F856B5" w:rsidRPr="00AC0642">
        <w:t>Long Short Term Memory</w:t>
      </w:r>
      <w:r w:rsidR="00F856B5">
        <w:t xml:space="preserve"> (ou Memória de </w:t>
      </w:r>
      <w:r w:rsidR="006E2831">
        <w:t xml:space="preserve">Longa e Curta </w:t>
      </w:r>
      <w:r w:rsidR="00F856B5">
        <w:t>Duração em português), um algoritmo de redes neurais recorrentes. O modelo ARIMA é usado para previsões baseadas em regressão linear e o algoritmo LSTM também foi configurado para gerar uma saída numérica (regressão) para fins de comparação.</w:t>
      </w:r>
    </w:p>
    <w:p w14:paraId="10469AEB" w14:textId="4F5DB4A8" w:rsidR="00FF60D2" w:rsidRPr="00F856B5" w:rsidRDefault="00FF60D2" w:rsidP="00A856C6">
      <w:pPr>
        <w:spacing w:line="276" w:lineRule="auto"/>
        <w:jc w:val="both"/>
        <w:rPr>
          <w:rFonts w:ascii="Times New Roman" w:hAnsi="Times New Roman"/>
          <w:sz w:val="20"/>
          <w:szCs w:val="20"/>
        </w:rPr>
      </w:pPr>
    </w:p>
    <w:p w14:paraId="77376223" w14:textId="72BD3697" w:rsidR="00FF60D2" w:rsidRPr="00F856B5" w:rsidRDefault="00F856B5" w:rsidP="00A856C6">
      <w:pPr>
        <w:pStyle w:val="ListParagraph"/>
        <w:numPr>
          <w:ilvl w:val="0"/>
          <w:numId w:val="29"/>
        </w:numPr>
        <w:spacing w:after="160" w:line="276" w:lineRule="auto"/>
        <w:contextualSpacing/>
        <w:rPr>
          <w:rFonts w:ascii="Times New Roman" w:hAnsi="Times New Roman"/>
          <w:b/>
          <w:sz w:val="20"/>
          <w:szCs w:val="20"/>
        </w:rPr>
      </w:pPr>
      <w:r w:rsidRPr="00F856B5">
        <w:rPr>
          <w:rFonts w:ascii="Times New Roman" w:hAnsi="Times New Roman"/>
          <w:b/>
          <w:sz w:val="20"/>
          <w:szCs w:val="20"/>
        </w:rPr>
        <w:t xml:space="preserve">Dados e </w:t>
      </w:r>
      <w:r w:rsidR="00AA7A08" w:rsidRPr="00F856B5">
        <w:rPr>
          <w:rFonts w:ascii="Times New Roman" w:hAnsi="Times New Roman"/>
          <w:b/>
          <w:sz w:val="20"/>
          <w:szCs w:val="20"/>
        </w:rPr>
        <w:t>pré-processamento</w:t>
      </w:r>
    </w:p>
    <w:p w14:paraId="22BCD34D" w14:textId="6FB22501" w:rsidR="00FF60D2" w:rsidRPr="00F856B5" w:rsidRDefault="00FF60D2" w:rsidP="00A856C6">
      <w:pPr>
        <w:pStyle w:val="ListParagraph"/>
        <w:spacing w:line="276" w:lineRule="auto"/>
        <w:ind w:left="1080"/>
        <w:rPr>
          <w:rFonts w:ascii="Times New Roman" w:hAnsi="Times New Roman"/>
          <w:b/>
          <w:sz w:val="20"/>
          <w:szCs w:val="20"/>
        </w:rPr>
      </w:pPr>
    </w:p>
    <w:p w14:paraId="159C6A69" w14:textId="41EF585F" w:rsidR="00F856B5" w:rsidRDefault="00BF25BA" w:rsidP="00FE4E4C">
      <w:pPr>
        <w:pStyle w:val="Pargrafo"/>
      </w:pPr>
      <w:r>
        <w:rPr>
          <w:noProof/>
        </w:rPr>
        <mc:AlternateContent>
          <mc:Choice Requires="wpg">
            <w:drawing>
              <wp:anchor distT="0" distB="0" distL="114300" distR="114300" simplePos="0" relativeHeight="251704320" behindDoc="0" locked="0" layoutInCell="1" allowOverlap="1" wp14:anchorId="228CC330" wp14:editId="2F9DE64B">
                <wp:simplePos x="0" y="0"/>
                <wp:positionH relativeFrom="column">
                  <wp:posOffset>2214245</wp:posOffset>
                </wp:positionH>
                <wp:positionV relativeFrom="paragraph">
                  <wp:posOffset>59055</wp:posOffset>
                </wp:positionV>
                <wp:extent cx="4191000" cy="1948815"/>
                <wp:effectExtent l="0" t="0" r="0" b="0"/>
                <wp:wrapTight wrapText="bothSides">
                  <wp:wrapPolygon edited="0">
                    <wp:start x="5007" y="0"/>
                    <wp:lineTo x="0" y="0"/>
                    <wp:lineTo x="0" y="21326"/>
                    <wp:lineTo x="21502" y="21326"/>
                    <wp:lineTo x="21502" y="0"/>
                    <wp:lineTo x="18262" y="0"/>
                    <wp:lineTo x="5007" y="0"/>
                  </wp:wrapPolygon>
                </wp:wrapTight>
                <wp:docPr id="3" name="Group 3"/>
                <wp:cNvGraphicFramePr/>
                <a:graphic xmlns:a="http://schemas.openxmlformats.org/drawingml/2006/main">
                  <a:graphicData uri="http://schemas.microsoft.com/office/word/2010/wordprocessingGroup">
                    <wpg:wgp>
                      <wpg:cNvGrpSpPr/>
                      <wpg:grpSpPr>
                        <a:xfrm>
                          <a:off x="0" y="0"/>
                          <a:ext cx="4191000" cy="1948815"/>
                          <a:chOff x="0" y="0"/>
                          <a:chExt cx="4191000" cy="1949450"/>
                        </a:xfrm>
                      </wpg:grpSpPr>
                      <pic:pic xmlns:pic="http://schemas.openxmlformats.org/drawingml/2006/picture">
                        <pic:nvPicPr>
                          <pic:cNvPr id="1" name="Imagem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9050"/>
                            <a:ext cx="4191000" cy="1930400"/>
                          </a:xfrm>
                          <a:prstGeom prst="rect">
                            <a:avLst/>
                          </a:prstGeom>
                        </pic:spPr>
                      </pic:pic>
                      <wps:wsp>
                        <wps:cNvPr id="19" name="Caixa de Texto 19"/>
                        <wps:cNvSpPr txBox="1"/>
                        <wps:spPr>
                          <a:xfrm>
                            <a:off x="1000125" y="0"/>
                            <a:ext cx="2514600" cy="238202"/>
                          </a:xfrm>
                          <a:prstGeom prst="rect">
                            <a:avLst/>
                          </a:prstGeom>
                          <a:solidFill>
                            <a:prstClr val="white"/>
                          </a:solidFill>
                          <a:ln>
                            <a:noFill/>
                          </a:ln>
                        </wps:spPr>
                        <wps:txbx>
                          <w:txbxContent>
                            <w:p w14:paraId="21ADDB37" w14:textId="449E7703" w:rsidR="007934C2" w:rsidRPr="00FE2176" w:rsidRDefault="007934C2" w:rsidP="008F3894">
                              <w:pPr>
                                <w:pStyle w:val="Caption"/>
                                <w:rPr>
                                  <w:rFonts w:ascii="Times New Roman" w:hAnsi="Times New Roman"/>
                                  <w:noProof/>
                                  <w:color w:val="auto"/>
                                </w:rPr>
                              </w:pPr>
                              <w:r w:rsidRPr="00FE2176">
                                <w:rPr>
                                  <w:rFonts w:ascii="Times New Roman" w:hAnsi="Times New Roman"/>
                                  <w:color w:val="auto"/>
                                </w:rPr>
                                <w:t xml:space="preserve">Figura </w:t>
                              </w:r>
                              <w:r w:rsidRPr="00F20B02">
                                <w:rPr>
                                  <w:rFonts w:ascii="Times New Roman" w:hAnsi="Times New Roman"/>
                                  <w:color w:val="auto"/>
                                </w:rPr>
                                <w:fldChar w:fldCharType="begin"/>
                              </w:r>
                              <w:r w:rsidRPr="00FE2176">
                                <w:rPr>
                                  <w:rFonts w:ascii="Times New Roman" w:hAnsi="Times New Roman"/>
                                  <w:color w:val="auto"/>
                                </w:rPr>
                                <w:instrText xml:space="preserve"> SEQ Figura \* ARABIC </w:instrText>
                              </w:r>
                              <w:r w:rsidRPr="00F20B02">
                                <w:rPr>
                                  <w:rFonts w:ascii="Times New Roman" w:hAnsi="Times New Roman"/>
                                  <w:color w:val="auto"/>
                                </w:rPr>
                                <w:fldChar w:fldCharType="separate"/>
                              </w:r>
                              <w:r w:rsidRPr="00FE2176">
                                <w:rPr>
                                  <w:rFonts w:ascii="Times New Roman" w:hAnsi="Times New Roman"/>
                                  <w:noProof/>
                                  <w:color w:val="auto"/>
                                </w:rPr>
                                <w:t>1</w:t>
                              </w:r>
                              <w:r w:rsidRPr="00F20B02">
                                <w:rPr>
                                  <w:rFonts w:ascii="Times New Roman" w:hAnsi="Times New Roman"/>
                                  <w:color w:val="auto"/>
                                </w:rPr>
                                <w:fldChar w:fldCharType="end"/>
                              </w:r>
                              <w:r w:rsidRPr="00FE2176">
                                <w:rPr>
                                  <w:rFonts w:ascii="Times New Roman" w:hAnsi="Times New Roman"/>
                                  <w:color w:val="auto"/>
                                </w:rPr>
                                <w:t xml:space="preserve"> – Flutuação de PETR4 em maio de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8CC330" id="Group 3" o:spid="_x0000_s1026" style="position:absolute;left:0;text-align:left;margin-left:174.35pt;margin-top:4.65pt;width:330pt;height:153.45pt;z-index:251704320" coordsize="41910,1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">
                <v:shape id="Imagem 1" o:spid="_x0000_s1027" type="#_x0000_t75" style="position:absolute;top:190;width:41910;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Caixa de Texto 19" o:spid="_x0000_s1028" type="#_x0000_t202" style="position:absolute;left:10001;width:2514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1ADDB37" w14:textId="449E7703" w:rsidR="007934C2" w:rsidRPr="00FE2176" w:rsidRDefault="007934C2" w:rsidP="008F3894">
                        <w:pPr>
                          <w:pStyle w:val="Caption"/>
                          <w:rPr>
                            <w:rFonts w:ascii="Times New Roman" w:hAnsi="Times New Roman"/>
                            <w:noProof/>
                            <w:color w:val="auto"/>
                          </w:rPr>
                        </w:pPr>
                        <w:r w:rsidRPr="00FE2176">
                          <w:rPr>
                            <w:rFonts w:ascii="Times New Roman" w:hAnsi="Times New Roman"/>
                            <w:color w:val="auto"/>
                          </w:rPr>
                          <w:t xml:space="preserve">Figura </w:t>
                        </w:r>
                        <w:r w:rsidRPr="00F20B02">
                          <w:rPr>
                            <w:rFonts w:ascii="Times New Roman" w:hAnsi="Times New Roman"/>
                            <w:color w:val="auto"/>
                          </w:rPr>
                          <w:fldChar w:fldCharType="begin"/>
                        </w:r>
                        <w:r w:rsidRPr="00FE2176">
                          <w:rPr>
                            <w:rFonts w:ascii="Times New Roman" w:hAnsi="Times New Roman"/>
                            <w:color w:val="auto"/>
                          </w:rPr>
                          <w:instrText xml:space="preserve"> SEQ Figura \* ARABIC </w:instrText>
                        </w:r>
                        <w:r w:rsidRPr="00F20B02">
                          <w:rPr>
                            <w:rFonts w:ascii="Times New Roman" w:hAnsi="Times New Roman"/>
                            <w:color w:val="auto"/>
                          </w:rPr>
                          <w:fldChar w:fldCharType="separate"/>
                        </w:r>
                        <w:r w:rsidRPr="00FE2176">
                          <w:rPr>
                            <w:rFonts w:ascii="Times New Roman" w:hAnsi="Times New Roman"/>
                            <w:noProof/>
                            <w:color w:val="auto"/>
                          </w:rPr>
                          <w:t>1</w:t>
                        </w:r>
                        <w:r w:rsidRPr="00F20B02">
                          <w:rPr>
                            <w:rFonts w:ascii="Times New Roman" w:hAnsi="Times New Roman"/>
                            <w:color w:val="auto"/>
                          </w:rPr>
                          <w:fldChar w:fldCharType="end"/>
                        </w:r>
                        <w:r w:rsidRPr="00FE2176">
                          <w:rPr>
                            <w:rFonts w:ascii="Times New Roman" w:hAnsi="Times New Roman"/>
                            <w:color w:val="auto"/>
                          </w:rPr>
                          <w:t xml:space="preserve"> – Flutuação de PETR4 em maio de 2017</w:t>
                        </w:r>
                      </w:p>
                    </w:txbxContent>
                  </v:textbox>
                </v:shape>
                <w10:wrap type="tight"/>
              </v:group>
            </w:pict>
          </mc:Fallback>
        </mc:AlternateContent>
      </w:r>
      <w:r w:rsidR="00F856B5" w:rsidRPr="00F856B5">
        <w:t>Os dados usados neste artigo s</w:t>
      </w:r>
      <w:r w:rsidR="00F856B5">
        <w:t>ão parte das séries históricas de Market Data providos gratuitamente pela B3, no seu site, por meio de um servidor FTP. As séries temporais são os dados de uma sessão de negociação do mercado de ações, em arquivos separados por dia .</w:t>
      </w:r>
    </w:p>
    <w:p w14:paraId="2CAAFA8A" w14:textId="704E6FB7" w:rsidR="00F856B5" w:rsidRDefault="002304BD" w:rsidP="00FE4E4C">
      <w:pPr>
        <w:pStyle w:val="Pargrafo"/>
      </w:pPr>
      <w:r>
        <w:t>Os dados foram pr</w:t>
      </w:r>
      <w:r w:rsidR="00AA7A08">
        <w:t>é-</w:t>
      </w:r>
      <w:r>
        <w:t xml:space="preserve">processados, extraindo os dados de um pequeno conjunto de alguns instrumentos selecionados. Os instrumentos escolhidos são altamente negociados no mercado brasileiro de ações e a liquidez de cada um deles mostra quão rapidamente os algoritmos podem detectar mudanças de momento econômico. PETR4 é a ação preferencial da </w:t>
      </w:r>
      <w:r w:rsidR="00AA7A08">
        <w:t>Petróleo</w:t>
      </w:r>
      <w:r>
        <w:t xml:space="preserve"> Brasileiro AS </w:t>
      </w:r>
      <w:r w:rsidR="008F3894">
        <w:t>(Petrobra</w:t>
      </w:r>
      <w:r>
        <w:t>s)</w:t>
      </w:r>
      <w:r w:rsidR="008F3894">
        <w:t>, a maior empresa de petróleo e gás natural do Brasil; ITUB4 é a ação preferencial do banco Itaú Unibanco, o maior banco privado na América Latina; e BVMF3 é a ação ordinária da B3, a quinta maior bolsa de valores do mundo em termos de valor</w:t>
      </w:r>
      <w:r w:rsidR="008F3894" w:rsidRPr="008F3894">
        <w:rPr>
          <w:vertAlign w:val="superscript"/>
        </w:rPr>
        <w:t>[9]</w:t>
      </w:r>
      <w:r w:rsidR="008F3894">
        <w:t>.</w:t>
      </w:r>
    </w:p>
    <w:p w14:paraId="646C60D0" w14:textId="6518A221" w:rsidR="008F3894" w:rsidRDefault="008F3894" w:rsidP="0056159E">
      <w:pPr>
        <w:spacing w:after="160" w:line="259" w:lineRule="auto"/>
        <w:ind w:firstLine="360"/>
        <w:contextualSpacing/>
        <w:jc w:val="both"/>
        <w:rPr>
          <w:rFonts w:ascii="Times New Roman" w:hAnsi="Times New Roman"/>
          <w:sz w:val="20"/>
          <w:szCs w:val="20"/>
        </w:rPr>
      </w:pPr>
    </w:p>
    <w:p w14:paraId="2CCAF7FC" w14:textId="1E6CE8DC" w:rsidR="008F3894" w:rsidRPr="00F856B5" w:rsidRDefault="008F3894" w:rsidP="0056159E">
      <w:pPr>
        <w:spacing w:after="160" w:line="259" w:lineRule="auto"/>
        <w:ind w:firstLine="360"/>
        <w:contextualSpacing/>
        <w:jc w:val="both"/>
        <w:rPr>
          <w:rFonts w:ascii="Times New Roman" w:hAnsi="Times New Roman"/>
          <w:sz w:val="20"/>
          <w:szCs w:val="20"/>
        </w:rPr>
      </w:pPr>
    </w:p>
    <w:p w14:paraId="07B3B6CD" w14:textId="2AC52B70" w:rsidR="00F856B5" w:rsidRPr="00F856B5" w:rsidRDefault="00F856B5" w:rsidP="0056159E">
      <w:pPr>
        <w:spacing w:after="160" w:line="259" w:lineRule="auto"/>
        <w:ind w:firstLine="360"/>
        <w:contextualSpacing/>
        <w:jc w:val="both"/>
        <w:rPr>
          <w:rFonts w:ascii="Times New Roman" w:hAnsi="Times New Roman"/>
          <w:sz w:val="20"/>
          <w:szCs w:val="20"/>
        </w:rPr>
      </w:pPr>
    </w:p>
    <w:p w14:paraId="0A54E665" w14:textId="086E19D7" w:rsidR="008F3894" w:rsidRPr="00DE4093" w:rsidRDefault="008F3894" w:rsidP="008D57A0">
      <w:pPr>
        <w:spacing w:line="276" w:lineRule="auto"/>
        <w:ind w:firstLine="360"/>
        <w:jc w:val="both"/>
        <w:rPr>
          <w:rFonts w:ascii="Times New Roman" w:hAnsi="Times New Roman"/>
          <w:sz w:val="20"/>
          <w:szCs w:val="20"/>
        </w:rPr>
      </w:pPr>
    </w:p>
    <w:p w14:paraId="58B7A924" w14:textId="3CA5089F" w:rsidR="008F3894" w:rsidRPr="008F3894" w:rsidRDefault="00FE2176" w:rsidP="00FE4E4C">
      <w:pPr>
        <w:pStyle w:val="Pargrafo"/>
      </w:pPr>
      <w:r>
        <w:rPr>
          <w:noProof/>
        </w:rPr>
        <w:lastRenderedPageBreak/>
        <mc:AlternateContent>
          <mc:Choice Requires="wpg">
            <w:drawing>
              <wp:anchor distT="0" distB="0" distL="114300" distR="114300" simplePos="0" relativeHeight="251706368" behindDoc="0" locked="0" layoutInCell="1" allowOverlap="1" wp14:anchorId="13090929" wp14:editId="6CE18AD0">
                <wp:simplePos x="0" y="0"/>
                <wp:positionH relativeFrom="column">
                  <wp:posOffset>2138045</wp:posOffset>
                </wp:positionH>
                <wp:positionV relativeFrom="paragraph">
                  <wp:posOffset>3810</wp:posOffset>
                </wp:positionV>
                <wp:extent cx="4200525" cy="1971675"/>
                <wp:effectExtent l="0" t="0" r="9525" b="9525"/>
                <wp:wrapTight wrapText="bothSides">
                  <wp:wrapPolygon edited="0">
                    <wp:start x="0" y="0"/>
                    <wp:lineTo x="0" y="21496"/>
                    <wp:lineTo x="21551" y="21496"/>
                    <wp:lineTo x="21551" y="0"/>
                    <wp:lineTo x="0" y="0"/>
                  </wp:wrapPolygon>
                </wp:wrapTight>
                <wp:docPr id="8" name="Group 8"/>
                <wp:cNvGraphicFramePr/>
                <a:graphic xmlns:a="http://schemas.openxmlformats.org/drawingml/2006/main">
                  <a:graphicData uri="http://schemas.microsoft.com/office/word/2010/wordprocessingGroup">
                    <wpg:wgp>
                      <wpg:cNvGrpSpPr/>
                      <wpg:grpSpPr>
                        <a:xfrm>
                          <a:off x="0" y="0"/>
                          <a:ext cx="4200525" cy="1971675"/>
                          <a:chOff x="0" y="0"/>
                          <a:chExt cx="4200525" cy="1971675"/>
                        </a:xfrm>
                      </wpg:grpSpPr>
                      <pic:pic xmlns:pic="http://schemas.openxmlformats.org/drawingml/2006/picture">
                        <pic:nvPicPr>
                          <pic:cNvPr id="4" name="Imagem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0525" cy="1971675"/>
                          </a:xfrm>
                          <a:prstGeom prst="rect">
                            <a:avLst/>
                          </a:prstGeom>
                        </pic:spPr>
                      </pic:pic>
                      <wps:wsp>
                        <wps:cNvPr id="20" name="Caixa de Texto 20"/>
                        <wps:cNvSpPr txBox="1"/>
                        <wps:spPr>
                          <a:xfrm>
                            <a:off x="1019175" y="19050"/>
                            <a:ext cx="2514600" cy="209550"/>
                          </a:xfrm>
                          <a:prstGeom prst="rect">
                            <a:avLst/>
                          </a:prstGeom>
                          <a:solidFill>
                            <a:prstClr val="white"/>
                          </a:solidFill>
                          <a:ln>
                            <a:noFill/>
                          </a:ln>
                        </wps:spPr>
                        <wps:txbx>
                          <w:txbxContent>
                            <w:p w14:paraId="268B9A0B" w14:textId="7FE1C107" w:rsidR="007934C2" w:rsidRPr="00FE2176" w:rsidRDefault="007934C2" w:rsidP="00F20B02">
                              <w:pPr>
                                <w:pStyle w:val="Caption"/>
                                <w:rPr>
                                  <w:rFonts w:ascii="Times New Roman" w:hAnsi="Times New Roman"/>
                                  <w:noProof/>
                                  <w:color w:val="auto"/>
                                  <w:sz w:val="20"/>
                                  <w:szCs w:val="20"/>
                                </w:rPr>
                              </w:pPr>
                              <w:r w:rsidRPr="00FE2176">
                                <w:rPr>
                                  <w:rFonts w:ascii="Times New Roman" w:hAnsi="Times New Roman"/>
                                  <w:color w:val="auto"/>
                                </w:rPr>
                                <w:t xml:space="preserve">Figura 2 – Flutuação de ITUB4 em </w:t>
                              </w:r>
                              <w:r>
                                <w:rPr>
                                  <w:rFonts w:ascii="Times New Roman" w:hAnsi="Times New Roman"/>
                                  <w:color w:val="auto"/>
                                </w:rPr>
                                <w:t>maio de</w:t>
                              </w:r>
                              <w:r w:rsidRPr="00FE2176">
                                <w:rPr>
                                  <w:rFonts w:ascii="Times New Roman" w:hAnsi="Times New Roman"/>
                                  <w:color w:val="auto"/>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090929" id="Group 8" o:spid="_x0000_s1029" style="position:absolute;left:0;text-align:left;margin-left:168.35pt;margin-top:.3pt;width:330.75pt;height:155.25pt;z-index:251706368" coordsize="42005,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">
                <v:shape id="Imagem 4" o:spid="_x0000_s1030" type="#_x0000_t75" style="position:absolute;width:42005;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">
                  <v:imagedata r:id="rId11" o:title=""/>
                </v:shape>
                <v:shape id="Caixa de Texto 20" o:spid="_x0000_s1031" type="#_x0000_t202" style="position:absolute;left:10191;top:190;width:2514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68B9A0B" w14:textId="7FE1C107" w:rsidR="007934C2" w:rsidRPr="00FE2176" w:rsidRDefault="007934C2" w:rsidP="00F20B02">
                        <w:pPr>
                          <w:pStyle w:val="Caption"/>
                          <w:rPr>
                            <w:rFonts w:ascii="Times New Roman" w:hAnsi="Times New Roman"/>
                            <w:noProof/>
                            <w:color w:val="auto"/>
                            <w:sz w:val="20"/>
                            <w:szCs w:val="20"/>
                          </w:rPr>
                        </w:pPr>
                        <w:r w:rsidRPr="00FE2176">
                          <w:rPr>
                            <w:rFonts w:ascii="Times New Roman" w:hAnsi="Times New Roman"/>
                            <w:color w:val="auto"/>
                          </w:rPr>
                          <w:t xml:space="preserve">Figura 2 – Flutuação de ITUB4 em </w:t>
                        </w:r>
                        <w:r>
                          <w:rPr>
                            <w:rFonts w:ascii="Times New Roman" w:hAnsi="Times New Roman"/>
                            <w:color w:val="auto"/>
                          </w:rPr>
                          <w:t>maio de</w:t>
                        </w:r>
                        <w:r w:rsidRPr="00FE2176">
                          <w:rPr>
                            <w:rFonts w:ascii="Times New Roman" w:hAnsi="Times New Roman"/>
                            <w:color w:val="auto"/>
                          </w:rPr>
                          <w:t xml:space="preserve"> 2017</w:t>
                        </w:r>
                      </w:p>
                    </w:txbxContent>
                  </v:textbox>
                </v:shape>
                <w10:wrap type="tight"/>
              </v:group>
            </w:pict>
          </mc:Fallback>
        </mc:AlternateContent>
      </w:r>
      <w:r w:rsidR="008F3894" w:rsidRPr="008F3894">
        <w:t>Os preços negociados foram fixados em intervalos de 15 minutos (houveram testes tamb</w:t>
      </w:r>
      <w:r w:rsidR="008F3894">
        <w:t>ém com intervalos de 10 min e 5 min) para o mês de maio de 2017. Assim, houveram por volta de 700 pontos de preço para cada instrumento, alimentados para os algoritmos, por meio de um arquivo. Para desenvolver as simulações foi usado o ambiente Anaconda</w:t>
      </w:r>
      <w:r w:rsidR="008F3894" w:rsidRPr="008F3894">
        <w:rPr>
          <w:vertAlign w:val="superscript"/>
        </w:rPr>
        <w:t>[10]</w:t>
      </w:r>
      <w:r w:rsidR="008F3894">
        <w:t>, usando a linguagem Python e as bibliotecas TensorFlow e Keras para implementação da rede neural.</w:t>
      </w:r>
    </w:p>
    <w:p w14:paraId="78CCA9EA" w14:textId="22488BDD" w:rsidR="008F3894" w:rsidRPr="008F3894" w:rsidRDefault="008F3894" w:rsidP="00FE4E4C">
      <w:pPr>
        <w:pStyle w:val="Pargrafo"/>
      </w:pPr>
      <w:r>
        <w:t>Os instrumentos PETR4, ITUB4 e BVMF3 mostraram padrões temporais de preço similares, indicando uma correlação do preço dessas ações no m</w:t>
      </w:r>
      <w:r w:rsidR="005C1495">
        <w:t>ercado brasileiro. Além do mais, a queda significativa de preço em todos os gráficos mostra como eventos políticos e econômicos externos tiveram importante papel na governança corporativa em maio de 2017.</w:t>
      </w:r>
    </w:p>
    <w:p w14:paraId="37B0F152" w14:textId="5B4EAB7B" w:rsidR="008F3894" w:rsidRPr="008F3894" w:rsidRDefault="00BF25BA" w:rsidP="00FE4E4C">
      <w:pPr>
        <w:pStyle w:val="Pargrafo"/>
      </w:pPr>
      <w:r>
        <w:rPr>
          <w:noProof/>
        </w:rPr>
        <mc:AlternateContent>
          <mc:Choice Requires="wpg">
            <w:drawing>
              <wp:anchor distT="0" distB="0" distL="114300" distR="114300" simplePos="0" relativeHeight="251708416" behindDoc="0" locked="0" layoutInCell="1" allowOverlap="1" wp14:anchorId="7FA18825" wp14:editId="73B2D70A">
                <wp:simplePos x="0" y="0"/>
                <wp:positionH relativeFrom="column">
                  <wp:posOffset>2138045</wp:posOffset>
                </wp:positionH>
                <wp:positionV relativeFrom="paragraph">
                  <wp:posOffset>102235</wp:posOffset>
                </wp:positionV>
                <wp:extent cx="4200525" cy="2076450"/>
                <wp:effectExtent l="0" t="0" r="9525" b="0"/>
                <wp:wrapTight wrapText="bothSides">
                  <wp:wrapPolygon edited="0">
                    <wp:start x="0" y="0"/>
                    <wp:lineTo x="0" y="21402"/>
                    <wp:lineTo x="21551" y="21402"/>
                    <wp:lineTo x="21551"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4200525" cy="2076450"/>
                          <a:chOff x="0" y="0"/>
                          <a:chExt cx="4352925" cy="2076450"/>
                        </a:xfrm>
                      </wpg:grpSpPr>
                      <pic:pic xmlns:pic="http://schemas.openxmlformats.org/drawingml/2006/picture">
                        <pic:nvPicPr>
                          <pic:cNvPr id="2" name="Imagem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2925" cy="2076450"/>
                          </a:xfrm>
                          <a:prstGeom prst="rect">
                            <a:avLst/>
                          </a:prstGeom>
                        </pic:spPr>
                      </pic:pic>
                      <wps:wsp>
                        <wps:cNvPr id="21" name="Caixa de Texto 21"/>
                        <wps:cNvSpPr txBox="1"/>
                        <wps:spPr>
                          <a:xfrm>
                            <a:off x="990600" y="28575"/>
                            <a:ext cx="2428875" cy="209550"/>
                          </a:xfrm>
                          <a:prstGeom prst="rect">
                            <a:avLst/>
                          </a:prstGeom>
                          <a:solidFill>
                            <a:prstClr val="white"/>
                          </a:solidFill>
                          <a:ln>
                            <a:noFill/>
                          </a:ln>
                        </wps:spPr>
                        <wps:txbx>
                          <w:txbxContent>
                            <w:p w14:paraId="34CAEF69" w14:textId="6DE1BDBF" w:rsidR="007934C2" w:rsidRPr="00FE2176" w:rsidRDefault="007934C2" w:rsidP="00F20B02">
                              <w:pPr>
                                <w:pStyle w:val="Caption"/>
                                <w:rPr>
                                  <w:rFonts w:ascii="Times New Roman" w:hAnsi="Times New Roman"/>
                                  <w:noProof/>
                                  <w:color w:val="auto"/>
                                  <w:sz w:val="20"/>
                                  <w:szCs w:val="20"/>
                                </w:rPr>
                              </w:pPr>
                              <w:r w:rsidRPr="00FE2176">
                                <w:rPr>
                                  <w:rFonts w:ascii="Times New Roman" w:hAnsi="Times New Roman"/>
                                  <w:color w:val="auto"/>
                                </w:rPr>
                                <w:t xml:space="preserve">Figura 3 – Flutuação de BVMF3 em </w:t>
                              </w:r>
                              <w:r>
                                <w:rPr>
                                  <w:rFonts w:ascii="Times New Roman" w:hAnsi="Times New Roman"/>
                                  <w:color w:val="auto"/>
                                </w:rPr>
                                <w:t>maio de</w:t>
                              </w:r>
                              <w:r w:rsidRPr="00FE2176">
                                <w:rPr>
                                  <w:rFonts w:ascii="Times New Roman" w:hAnsi="Times New Roman"/>
                                  <w:color w:val="auto"/>
                                </w:rPr>
                                <w:t xml:space="preserv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A18825" id="Group 12" o:spid="_x0000_s1032" style="position:absolute;left:0;text-align:left;margin-left:168.35pt;margin-top:8.05pt;width:330.75pt;height:163.5pt;z-index:251708416;mso-width-relative:margin" coordsize="43529,2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">
                <v:shape id="Imagem 2" o:spid="_x0000_s1033" type="#_x0000_t75" style="position:absolute;width:43529;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">
                  <v:imagedata r:id="rId13" o:title=""/>
                </v:shape>
                <v:shape id="Caixa de Texto 21" o:spid="_x0000_s1034" type="#_x0000_t202" style="position:absolute;left:9906;top:285;width:242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34CAEF69" w14:textId="6DE1BDBF" w:rsidR="007934C2" w:rsidRPr="00FE2176" w:rsidRDefault="007934C2" w:rsidP="00F20B02">
                        <w:pPr>
                          <w:pStyle w:val="Caption"/>
                          <w:rPr>
                            <w:rFonts w:ascii="Times New Roman" w:hAnsi="Times New Roman"/>
                            <w:noProof/>
                            <w:color w:val="auto"/>
                            <w:sz w:val="20"/>
                            <w:szCs w:val="20"/>
                          </w:rPr>
                        </w:pPr>
                        <w:r w:rsidRPr="00FE2176">
                          <w:rPr>
                            <w:rFonts w:ascii="Times New Roman" w:hAnsi="Times New Roman"/>
                            <w:color w:val="auto"/>
                          </w:rPr>
                          <w:t xml:space="preserve">Figura 3 – Flutuação de BVMF3 em </w:t>
                        </w:r>
                        <w:r>
                          <w:rPr>
                            <w:rFonts w:ascii="Times New Roman" w:hAnsi="Times New Roman"/>
                            <w:color w:val="auto"/>
                          </w:rPr>
                          <w:t>maio de</w:t>
                        </w:r>
                        <w:r w:rsidRPr="00FE2176">
                          <w:rPr>
                            <w:rFonts w:ascii="Times New Roman" w:hAnsi="Times New Roman"/>
                            <w:color w:val="auto"/>
                          </w:rPr>
                          <w:t xml:space="preserve"> 2017</w:t>
                        </w:r>
                      </w:p>
                    </w:txbxContent>
                  </v:textbox>
                </v:shape>
                <w10:wrap type="tight"/>
              </v:group>
            </w:pict>
          </mc:Fallback>
        </mc:AlternateContent>
      </w:r>
      <w:r w:rsidR="005C1495">
        <w:t>A queda generalizada de preços observada nos gráficos aconteceu por volta de 18 de maio, quando o índice IBOVESPA (IBOV), principal indicador do mercado teve uma baixa de 10,47% comparando com fechamento do dia anterior[11]. Na noite anterior, o presidente da empresa JBS, Joesley Batista, havia divulgado na grande imprensa um áudio associando o então presidente do Brasil, Michel Temer, a um esquema de propina e corrupção. O índice IBOV engloba os 50 papéis mais negociados na B3, que juntos representam 80% do valor negociado no Brasil. Por consequência, a queda significativa do índice devida à turbulência política  resultou em uma interrupção de 30 minutos no mercado, para conter a alta volatilidade que se apresentou. Como resultado, este artigo também busca avaliar como algoritmos diferentes lidam com mudanças bruscas no mercado.</w:t>
      </w:r>
    </w:p>
    <w:p w14:paraId="1A26AC96" w14:textId="0E9783AC" w:rsidR="00BF25BA" w:rsidRDefault="00BF25BA">
      <w:pPr>
        <w:rPr>
          <w:rFonts w:ascii="Times New Roman" w:hAnsi="Times New Roman"/>
          <w:sz w:val="20"/>
          <w:szCs w:val="20"/>
        </w:rPr>
      </w:pPr>
      <w:r>
        <w:rPr>
          <w:rFonts w:ascii="Times New Roman" w:hAnsi="Times New Roman"/>
          <w:sz w:val="20"/>
          <w:szCs w:val="20"/>
        </w:rPr>
        <w:br w:type="page"/>
      </w:r>
    </w:p>
    <w:p w14:paraId="65A3129B" w14:textId="77777777" w:rsidR="008F3894" w:rsidRPr="008F3894" w:rsidRDefault="008F3894" w:rsidP="008D57A0">
      <w:pPr>
        <w:spacing w:line="276" w:lineRule="auto"/>
        <w:ind w:firstLine="360"/>
        <w:jc w:val="both"/>
        <w:rPr>
          <w:rFonts w:ascii="Times New Roman" w:hAnsi="Times New Roman"/>
          <w:sz w:val="20"/>
          <w:szCs w:val="20"/>
        </w:rPr>
      </w:pPr>
    </w:p>
    <w:p w14:paraId="3A53602C" w14:textId="20853E0F" w:rsidR="00880CAB" w:rsidRPr="00DE4093" w:rsidRDefault="00880CAB" w:rsidP="00FE2176">
      <w:pPr>
        <w:spacing w:line="276" w:lineRule="auto"/>
        <w:ind w:firstLine="360"/>
        <w:jc w:val="both"/>
        <w:rPr>
          <w:rFonts w:ascii="Times New Roman" w:hAnsi="Times New Roman"/>
          <w:sz w:val="20"/>
          <w:szCs w:val="20"/>
        </w:rPr>
      </w:pPr>
    </w:p>
    <w:p w14:paraId="424E9349" w14:textId="1B213628" w:rsidR="00880CAB" w:rsidRPr="00880CAB" w:rsidRDefault="00FE2176" w:rsidP="00880CAB">
      <w:pPr>
        <w:pStyle w:val="ListParagraph"/>
        <w:numPr>
          <w:ilvl w:val="0"/>
          <w:numId w:val="29"/>
        </w:numPr>
        <w:tabs>
          <w:tab w:val="left" w:pos="708"/>
          <w:tab w:val="left" w:pos="1416"/>
          <w:tab w:val="left" w:pos="2124"/>
          <w:tab w:val="left" w:pos="2832"/>
          <w:tab w:val="left" w:pos="3540"/>
          <w:tab w:val="left" w:pos="4248"/>
          <w:tab w:val="left" w:pos="4956"/>
          <w:tab w:val="left" w:pos="5664"/>
          <w:tab w:val="left" w:pos="6372"/>
          <w:tab w:val="left" w:pos="7080"/>
        </w:tabs>
        <w:spacing w:after="160" w:line="276" w:lineRule="auto"/>
        <w:contextualSpacing/>
        <w:jc w:val="both"/>
        <w:rPr>
          <w:rFonts w:ascii="Times New Roman" w:hAnsi="Times New Roman"/>
          <w:b/>
          <w:sz w:val="20"/>
          <w:szCs w:val="20"/>
          <w:lang w:val="en-US"/>
        </w:rPr>
      </w:pPr>
      <w:r>
        <w:rPr>
          <w:rFonts w:ascii="Times New Roman" w:hAnsi="Times New Roman"/>
          <w:b/>
          <w:sz w:val="20"/>
          <w:szCs w:val="20"/>
          <w:lang w:val="en-US"/>
        </w:rPr>
        <w:t>Estacionarização</w:t>
      </w:r>
    </w:p>
    <w:p w14:paraId="774031F7" w14:textId="6029E586" w:rsidR="00880CAB" w:rsidRPr="007934C2" w:rsidRDefault="007934C2" w:rsidP="00FE4E4C">
      <w:pPr>
        <w:pStyle w:val="Pargrafo"/>
      </w:pPr>
      <w:r w:rsidRPr="007934C2">
        <w:t xml:space="preserve">Para ser capaz de </w:t>
      </w:r>
      <w:r w:rsidR="00AA7A08" w:rsidRPr="007934C2">
        <w:t>realizar</w:t>
      </w:r>
      <w:r w:rsidRPr="007934C2">
        <w:t xml:space="preserve"> previs</w:t>
      </w:r>
      <w:r>
        <w:t>ões é necessário encontrar a componente invariante no tempo de uma série e projetar para tempos futuros. Se o comportamento do mercado fosse completamente diferente a cada dia seria impossível predizer o próximo cenário. Porém, se houver um comportamento constante ao longo do tempo, surge um padrão que pode ser explorado. Uma série estacionarizada, seguindo esse princípio, é uma série com média constante, variância constante e covariância constante ao longo do tempo. O ARIMA exige uma série estacionarizada como entrada, então, a título de se observar a correspondência, a mesma série foi usada para o LSTM. Se a série temporal inicial não for estacionária – que costuma ser o caso para problemas reais – é necessário transformá-la usando logaritmo, diferenciação, deflação, decomposição ou outras transformações estabilizantes</w:t>
      </w:r>
      <w:r w:rsidRPr="007934C2">
        <w:rPr>
          <w:vertAlign w:val="superscript"/>
        </w:rPr>
        <w:t>[12]</w:t>
      </w:r>
      <w:r>
        <w:t>.</w:t>
      </w:r>
    </w:p>
    <w:p w14:paraId="064F4F8C" w14:textId="10395FB2" w:rsidR="00F20B02" w:rsidRPr="007934C2" w:rsidRDefault="00BF25BA" w:rsidP="009B6330">
      <w:pPr>
        <w:spacing w:after="160" w:line="276" w:lineRule="auto"/>
        <w:ind w:firstLine="360"/>
        <w:contextualSpacing/>
        <w:jc w:val="both"/>
        <w:rPr>
          <w:rFonts w:ascii="Times New Roman" w:hAnsi="Times New Roman"/>
          <w:sz w:val="20"/>
          <w:szCs w:val="20"/>
        </w:rPr>
      </w:pPr>
      <w:r>
        <w:rPr>
          <w:rFonts w:ascii="Times New Roman" w:hAnsi="Times New Roman"/>
          <w:noProof/>
          <w:sz w:val="20"/>
          <w:szCs w:val="20"/>
        </w:rPr>
        <mc:AlternateContent>
          <mc:Choice Requires="wpg">
            <w:drawing>
              <wp:anchor distT="0" distB="0" distL="114300" distR="114300" simplePos="0" relativeHeight="251711488" behindDoc="0" locked="0" layoutInCell="1" allowOverlap="1" wp14:anchorId="3BD85772" wp14:editId="4E6126D9">
                <wp:simplePos x="0" y="0"/>
                <wp:positionH relativeFrom="column">
                  <wp:posOffset>156845</wp:posOffset>
                </wp:positionH>
                <wp:positionV relativeFrom="paragraph">
                  <wp:posOffset>163195</wp:posOffset>
                </wp:positionV>
                <wp:extent cx="6355715" cy="2219325"/>
                <wp:effectExtent l="0" t="0" r="6985" b="9525"/>
                <wp:wrapSquare wrapText="bothSides"/>
                <wp:docPr id="13" name="Group 13"/>
                <wp:cNvGraphicFramePr/>
                <a:graphic xmlns:a="http://schemas.openxmlformats.org/drawingml/2006/main">
                  <a:graphicData uri="http://schemas.microsoft.com/office/word/2010/wordprocessingGroup">
                    <wpg:wgp>
                      <wpg:cNvGrpSpPr/>
                      <wpg:grpSpPr>
                        <a:xfrm>
                          <a:off x="0" y="0"/>
                          <a:ext cx="6355715" cy="2219325"/>
                          <a:chOff x="0" y="-127054"/>
                          <a:chExt cx="6356323" cy="2219379"/>
                        </a:xfrm>
                      </wpg:grpSpPr>
                      <wpg:grpSp>
                        <wpg:cNvPr id="17" name="Agrupar 17"/>
                        <wpg:cNvGrpSpPr/>
                        <wpg:grpSpPr>
                          <a:xfrm>
                            <a:off x="0" y="0"/>
                            <a:ext cx="5715000" cy="2092325"/>
                            <a:chOff x="0" y="0"/>
                            <a:chExt cx="5715000" cy="2092325"/>
                          </a:xfrm>
                        </wpg:grpSpPr>
                        <pic:pic xmlns:pic="http://schemas.openxmlformats.org/drawingml/2006/picture">
                          <pic:nvPicPr>
                            <pic:cNvPr id="9" name="Imagem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08605" cy="2088515"/>
                            </a:xfrm>
                            <a:prstGeom prst="rect">
                              <a:avLst/>
                            </a:prstGeom>
                          </pic:spPr>
                        </pic:pic>
                        <pic:pic xmlns:pic="http://schemas.openxmlformats.org/drawingml/2006/picture">
                          <pic:nvPicPr>
                            <pic:cNvPr id="11" name="Imagem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952750" y="38100"/>
                              <a:ext cx="2762250" cy="2054225"/>
                            </a:xfrm>
                            <a:prstGeom prst="rect">
                              <a:avLst/>
                            </a:prstGeom>
                          </pic:spPr>
                        </pic:pic>
                      </wpg:grpSp>
                      <wps:wsp>
                        <wps:cNvPr id="18" name="Caixa de Texto 18"/>
                        <wps:cNvSpPr txBox="1"/>
                        <wps:spPr>
                          <a:xfrm>
                            <a:off x="641323" y="-127054"/>
                            <a:ext cx="5715000" cy="258445"/>
                          </a:xfrm>
                          <a:prstGeom prst="rect">
                            <a:avLst/>
                          </a:prstGeom>
                          <a:solidFill>
                            <a:prstClr val="white"/>
                          </a:solidFill>
                          <a:ln>
                            <a:noFill/>
                          </a:ln>
                        </wps:spPr>
                        <wps:txbx>
                          <w:txbxContent>
                            <w:p w14:paraId="5B5E5E3F" w14:textId="564366FB" w:rsidR="007934C2" w:rsidRPr="007934C2" w:rsidRDefault="007934C2" w:rsidP="008D57A0">
                              <w:pPr>
                                <w:pStyle w:val="Caption"/>
                                <w:rPr>
                                  <w:rFonts w:ascii="Times New Roman" w:hAnsi="Times New Roman"/>
                                  <w:noProof/>
                                  <w:color w:val="auto"/>
                                  <w:sz w:val="20"/>
                                  <w:szCs w:val="20"/>
                                </w:rPr>
                              </w:pPr>
                              <w:r w:rsidRPr="007934C2">
                                <w:rPr>
                                  <w:rFonts w:ascii="Times New Roman" w:hAnsi="Times New Roman"/>
                                  <w:color w:val="auto"/>
                                </w:rPr>
                                <w:t>Figura 4 – Comparação entre uma série não estacionária (esquerda</w:t>
                              </w:r>
                              <w:r>
                                <w:rPr>
                                  <w:rFonts w:ascii="Times New Roman" w:hAnsi="Times New Roman"/>
                                  <w:color w:val="auto"/>
                                </w:rPr>
                                <w:t>)</w:t>
                              </w:r>
                              <w:r w:rsidRPr="007934C2">
                                <w:rPr>
                                  <w:rFonts w:ascii="Times New Roman" w:hAnsi="Times New Roman"/>
                                  <w:color w:val="auto"/>
                                </w:rPr>
                                <w:t xml:space="preserve"> e </w:t>
                              </w:r>
                              <w:r>
                                <w:rPr>
                                  <w:rFonts w:ascii="Times New Roman" w:hAnsi="Times New Roman"/>
                                  <w:color w:val="auto"/>
                                </w:rPr>
                                <w:t>estacionária</w:t>
                              </w:r>
                              <w:r w:rsidRPr="007934C2">
                                <w:rPr>
                                  <w:rFonts w:ascii="Times New Roman" w:hAnsi="Times New Roman"/>
                                  <w:color w:val="auto"/>
                                </w:rPr>
                                <w:t xml:space="preserve"> (</w:t>
                              </w:r>
                              <w:r>
                                <w:rPr>
                                  <w:rFonts w:ascii="Times New Roman" w:hAnsi="Times New Roman"/>
                                  <w:color w:val="auto"/>
                                </w:rPr>
                                <w:t>direita</w:t>
                              </w:r>
                              <w:r w:rsidRPr="007934C2">
                                <w:rPr>
                                  <w:rFonts w:ascii="Times New Roman" w:hAnsi="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D85772" id="Group 13" o:spid="_x0000_s1035" style="position:absolute;left:0;text-align:left;margin-left:12.35pt;margin-top:12.85pt;width:500.45pt;height:174.75pt;z-index:251711488;mso-width-relative:margin;mso-height-relative:margin" coordorigin=",-1270" coordsize="63563,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">
                <v:group id="Agrupar 17" o:spid="_x0000_s1036" style="position:absolute;width:57150;height:20923" coordsize="57150,20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Imagem 9" o:spid="_x0000_s1037" type="#_x0000_t75" style="position:absolute;width:28086;height:20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">
                    <v:imagedata r:id="rId16" o:title=""/>
                  </v:shape>
                  <v:shape id="Imagem 10" o:spid="_x0000_s1038" type="#_x0000_t75" style="position:absolute;left:29527;top:381;width:27623;height:20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">
                    <v:imagedata r:id="rId17" o:title=""/>
                  </v:shape>
                </v:group>
                <v:shape id="Caixa de Texto 18" o:spid="_x0000_s1039" type="#_x0000_t202" style="position:absolute;left:6413;top:-1270;width:57150;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B5E5E3F" w14:textId="564366FB" w:rsidR="007934C2" w:rsidRPr="007934C2" w:rsidRDefault="007934C2" w:rsidP="008D57A0">
                        <w:pPr>
                          <w:pStyle w:val="Caption"/>
                          <w:rPr>
                            <w:rFonts w:ascii="Times New Roman" w:hAnsi="Times New Roman"/>
                            <w:noProof/>
                            <w:color w:val="auto"/>
                            <w:sz w:val="20"/>
                            <w:szCs w:val="20"/>
                          </w:rPr>
                        </w:pPr>
                        <w:r w:rsidRPr="007934C2">
                          <w:rPr>
                            <w:rFonts w:ascii="Times New Roman" w:hAnsi="Times New Roman"/>
                            <w:color w:val="auto"/>
                          </w:rPr>
                          <w:t>Figura 4 – Comparação entre uma série não estacionária (esquerda</w:t>
                        </w:r>
                        <w:r>
                          <w:rPr>
                            <w:rFonts w:ascii="Times New Roman" w:hAnsi="Times New Roman"/>
                            <w:color w:val="auto"/>
                          </w:rPr>
                          <w:t>)</w:t>
                        </w:r>
                        <w:r w:rsidRPr="007934C2">
                          <w:rPr>
                            <w:rFonts w:ascii="Times New Roman" w:hAnsi="Times New Roman"/>
                            <w:color w:val="auto"/>
                          </w:rPr>
                          <w:t xml:space="preserve"> e </w:t>
                        </w:r>
                        <w:r>
                          <w:rPr>
                            <w:rFonts w:ascii="Times New Roman" w:hAnsi="Times New Roman"/>
                            <w:color w:val="auto"/>
                          </w:rPr>
                          <w:t>estacionária</w:t>
                        </w:r>
                        <w:r w:rsidRPr="007934C2">
                          <w:rPr>
                            <w:rFonts w:ascii="Times New Roman" w:hAnsi="Times New Roman"/>
                            <w:color w:val="auto"/>
                          </w:rPr>
                          <w:t xml:space="preserve"> (</w:t>
                        </w:r>
                        <w:r>
                          <w:rPr>
                            <w:rFonts w:ascii="Times New Roman" w:hAnsi="Times New Roman"/>
                            <w:color w:val="auto"/>
                          </w:rPr>
                          <w:t>direita</w:t>
                        </w:r>
                        <w:r w:rsidRPr="007934C2">
                          <w:rPr>
                            <w:rFonts w:ascii="Times New Roman" w:hAnsi="Times New Roman"/>
                            <w:color w:val="auto"/>
                          </w:rPr>
                          <w:t>)</w:t>
                        </w:r>
                      </w:p>
                    </w:txbxContent>
                  </v:textbox>
                </v:shape>
                <w10:wrap type="square"/>
              </v:group>
            </w:pict>
          </mc:Fallback>
        </mc:AlternateContent>
      </w:r>
    </w:p>
    <w:p w14:paraId="19655B37" w14:textId="4B9B4EF4" w:rsidR="007934C2" w:rsidRDefault="007934C2" w:rsidP="00FE4E4C">
      <w:pPr>
        <w:pStyle w:val="Pargrafo"/>
      </w:pPr>
      <w:r w:rsidRPr="007934C2">
        <w:t xml:space="preserve">As transformadas logarítmicas são geralmente usadas </w:t>
      </w:r>
      <w:r>
        <w:t>para séries com tendências crescentes. Entretanto, como as séries temporais dos instrumentos usados não tem uma característica clara de tendência ao longo do mês de maio, foi aplicada a diferenciação sem usar a transformação logarítmica antes. O melhor jeito para se identificar se uma série é estacionária</w:t>
      </w:r>
      <w:r w:rsidR="00BF25BA">
        <w:t xml:space="preserve"> depois da transformação é usar o teste de Dickey-Fuller Aumentado</w:t>
      </w:r>
      <w:r w:rsidR="00BF25BA" w:rsidRPr="00BF25BA">
        <w:rPr>
          <w:vertAlign w:val="superscript"/>
        </w:rPr>
        <w:t>[13]</w:t>
      </w:r>
      <w:r w:rsidR="00BF25BA">
        <w:t xml:space="preserve">, que está disponível na biblioteca </w:t>
      </w:r>
      <w:r w:rsidR="00BF25BA" w:rsidRPr="00AC0642">
        <w:rPr>
          <w:i/>
        </w:rPr>
        <w:t>statsmodel</w:t>
      </w:r>
      <w:r w:rsidR="00BF25BA">
        <w:t xml:space="preserve"> do Python. Esse teste verifica a hipótese nula, que, quando aceita, significa que a série temporal tem uma raiz unitária e não é estacionária</w:t>
      </w:r>
      <w:r w:rsidR="003A4680">
        <w:t>, e se rejeitada, indica que a</w:t>
      </w:r>
      <w:r w:rsidR="00BF25BA">
        <w:t xml:space="preserve"> série não tem uma estrutura dependente de tempo e é estacionária</w:t>
      </w:r>
      <w:r w:rsidR="00BF25BA" w:rsidRPr="00BF25BA">
        <w:rPr>
          <w:vertAlign w:val="superscript"/>
        </w:rPr>
        <w:t>[14]</w:t>
      </w:r>
      <w:r w:rsidR="00BF25BA">
        <w:t>.</w:t>
      </w:r>
    </w:p>
    <w:p w14:paraId="3C78A456" w14:textId="1264E1EE" w:rsidR="00843F23" w:rsidRPr="00E81F4B" w:rsidRDefault="00E81F4B" w:rsidP="00FE4E4C">
      <w:pPr>
        <w:pStyle w:val="Pargrafo"/>
      </w:pPr>
      <w:r w:rsidRPr="00E81F4B">
        <w:t xml:space="preserve">As series parciais de </w:t>
      </w:r>
      <w:r w:rsidR="00273AF2" w:rsidRPr="00E81F4B">
        <w:t xml:space="preserve">PETR4 </w:t>
      </w:r>
      <w:r w:rsidRPr="00E81F4B">
        <w:t>antes e depois da estacionarizaç</w:t>
      </w:r>
      <w:r>
        <w:t>ão estão na Figura 4, permitindo-se observar os efeitos da transformação estabilizadora.</w:t>
      </w:r>
    </w:p>
    <w:p w14:paraId="441EF8E5" w14:textId="4B49AE76" w:rsidR="0029129C" w:rsidRPr="00E81F4B" w:rsidRDefault="0029129C" w:rsidP="006435CD">
      <w:pPr>
        <w:spacing w:line="276" w:lineRule="auto"/>
        <w:rPr>
          <w:rFonts w:ascii="Times New Roman" w:hAnsi="Times New Roman"/>
          <w:b/>
          <w:sz w:val="20"/>
          <w:szCs w:val="20"/>
        </w:rPr>
      </w:pPr>
    </w:p>
    <w:p w14:paraId="27F45696" w14:textId="716C7F64" w:rsidR="00FF60D2" w:rsidRPr="00FE4E4C" w:rsidRDefault="00FF60D2" w:rsidP="00A856C6">
      <w:pPr>
        <w:pStyle w:val="ListParagraph"/>
        <w:numPr>
          <w:ilvl w:val="0"/>
          <w:numId w:val="29"/>
        </w:numPr>
        <w:spacing w:after="160" w:line="276" w:lineRule="auto"/>
        <w:contextualSpacing/>
        <w:rPr>
          <w:rFonts w:ascii="Times New Roman" w:hAnsi="Times New Roman"/>
          <w:b/>
          <w:sz w:val="20"/>
          <w:szCs w:val="20"/>
          <w:lang w:val="en-US"/>
        </w:rPr>
      </w:pPr>
      <w:r w:rsidRPr="00FE4E4C">
        <w:rPr>
          <w:rFonts w:ascii="Times New Roman" w:hAnsi="Times New Roman"/>
          <w:b/>
          <w:sz w:val="20"/>
          <w:szCs w:val="20"/>
          <w:lang w:val="en-US"/>
        </w:rPr>
        <w:t>ARIMA</w:t>
      </w:r>
      <w:r w:rsidR="00AF2991" w:rsidRPr="00FE4E4C">
        <w:rPr>
          <w:rFonts w:ascii="Times New Roman" w:hAnsi="Times New Roman"/>
          <w:b/>
          <w:sz w:val="20"/>
          <w:szCs w:val="20"/>
          <w:lang w:val="en-US"/>
        </w:rPr>
        <w:t xml:space="preserve"> (Autor</w:t>
      </w:r>
      <w:r w:rsidR="00F15870" w:rsidRPr="00FE4E4C">
        <w:rPr>
          <w:rFonts w:ascii="Times New Roman" w:hAnsi="Times New Roman"/>
          <w:b/>
          <w:sz w:val="20"/>
          <w:szCs w:val="20"/>
          <w:lang w:val="en-US"/>
        </w:rPr>
        <w:t>egressive Integrated Moving Average)</w:t>
      </w:r>
    </w:p>
    <w:p w14:paraId="68F3E5EE" w14:textId="77777777" w:rsidR="00987754" w:rsidRPr="00FE4E4C" w:rsidRDefault="00987754" w:rsidP="00A856C6">
      <w:pPr>
        <w:pStyle w:val="ListParagraph"/>
        <w:spacing w:after="160" w:line="276" w:lineRule="auto"/>
        <w:ind w:left="1080"/>
        <w:contextualSpacing/>
        <w:rPr>
          <w:rFonts w:ascii="Times New Roman" w:hAnsi="Times New Roman"/>
          <w:b/>
          <w:sz w:val="20"/>
          <w:szCs w:val="20"/>
          <w:lang w:val="en-US"/>
        </w:rPr>
      </w:pPr>
    </w:p>
    <w:p w14:paraId="63AA90FB" w14:textId="0FC01EA5" w:rsidR="00FF60D2" w:rsidRPr="003A4680" w:rsidRDefault="00E81F4B" w:rsidP="00A856C6">
      <w:pPr>
        <w:pStyle w:val="ListParagraph"/>
        <w:numPr>
          <w:ilvl w:val="0"/>
          <w:numId w:val="27"/>
        </w:numPr>
        <w:spacing w:after="160" w:line="276" w:lineRule="auto"/>
        <w:contextualSpacing/>
        <w:rPr>
          <w:rFonts w:ascii="Times New Roman" w:hAnsi="Times New Roman"/>
          <w:sz w:val="20"/>
          <w:szCs w:val="20"/>
        </w:rPr>
      </w:pPr>
      <w:r w:rsidRPr="003A4680">
        <w:rPr>
          <w:rFonts w:ascii="Times New Roman" w:hAnsi="Times New Roman"/>
          <w:sz w:val="20"/>
          <w:szCs w:val="20"/>
        </w:rPr>
        <w:t>Algorit</w:t>
      </w:r>
      <w:r w:rsidR="00FF60D2" w:rsidRPr="003A4680">
        <w:rPr>
          <w:rFonts w:ascii="Times New Roman" w:hAnsi="Times New Roman"/>
          <w:sz w:val="20"/>
          <w:szCs w:val="20"/>
        </w:rPr>
        <w:t>m</w:t>
      </w:r>
      <w:r w:rsidRPr="003A4680">
        <w:rPr>
          <w:rFonts w:ascii="Times New Roman" w:hAnsi="Times New Roman"/>
          <w:sz w:val="20"/>
          <w:szCs w:val="20"/>
        </w:rPr>
        <w:t>o</w:t>
      </w:r>
    </w:p>
    <w:p w14:paraId="2F54BB3D" w14:textId="10C2D26A" w:rsidR="00DE4093" w:rsidRDefault="004919A3" w:rsidP="00FE4E4C">
      <w:pPr>
        <w:pStyle w:val="Pargrafo"/>
      </w:pPr>
      <w:r w:rsidRPr="00DE4093">
        <w:t>ARIMA</w:t>
      </w:r>
      <w:r w:rsidR="00CF175B" w:rsidRPr="00DE4093">
        <w:rPr>
          <w:vertAlign w:val="superscript"/>
        </w:rPr>
        <w:t>[</w:t>
      </w:r>
      <w:r w:rsidR="00662E1C" w:rsidRPr="00DE4093">
        <w:rPr>
          <w:vertAlign w:val="superscript"/>
        </w:rPr>
        <w:t>8</w:t>
      </w:r>
      <w:r w:rsidR="00CF175B" w:rsidRPr="00DE4093">
        <w:rPr>
          <w:vertAlign w:val="superscript"/>
        </w:rPr>
        <w:t>]</w:t>
      </w:r>
      <w:r w:rsidR="00CC6228" w:rsidRPr="00DE4093">
        <w:t xml:space="preserve">, </w:t>
      </w:r>
      <w:r w:rsidR="00DE4093" w:rsidRPr="00DE4093">
        <w:t>também conhecido como</w:t>
      </w:r>
      <w:r w:rsidR="00CC6228" w:rsidRPr="00DE4093">
        <w:t xml:space="preserve"> </w:t>
      </w:r>
      <w:r w:rsidR="00DE4093" w:rsidRPr="00DE4093">
        <w:t xml:space="preserve">método </w:t>
      </w:r>
      <w:r w:rsidR="00CC6228" w:rsidRPr="00DE4093">
        <w:t>Box-Jenkins,</w:t>
      </w:r>
      <w:r w:rsidRPr="00DE4093">
        <w:t xml:space="preserve"> </w:t>
      </w:r>
      <w:r w:rsidR="00DE4093" w:rsidRPr="00DE4093">
        <w:t>é um dos modelos mais tradicionais de machine learning para predição de series temporais</w:t>
      </w:r>
      <w:r w:rsidRPr="00DE4093">
        <w:t xml:space="preserve">. </w:t>
      </w:r>
      <w:r w:rsidR="00DE4093">
        <w:t>Uma série temporal é uma sequência de pontos indexados em um certo intervalo temporal. Nessa etapa do estudo, os preços das ações foram indexados com um intervalo de 15 minutos.</w:t>
      </w:r>
    </w:p>
    <w:p w14:paraId="1D0EEFCC" w14:textId="0940E144" w:rsidR="00DE4093" w:rsidRDefault="00DE4093" w:rsidP="00FE4E4C">
      <w:pPr>
        <w:pStyle w:val="Pargrafo"/>
      </w:pPr>
      <w:r w:rsidRPr="00DE4093">
        <w:t xml:space="preserve">O modelo combina um </w:t>
      </w:r>
      <w:r w:rsidR="00146F89">
        <w:t xml:space="preserve">componente </w:t>
      </w:r>
      <w:r w:rsidRPr="00DE4093">
        <w:t xml:space="preserve">auto </w:t>
      </w:r>
      <w:r w:rsidR="00146F89">
        <w:t>regressiva</w:t>
      </w:r>
      <w:r w:rsidRPr="00DE4093">
        <w:t xml:space="preserve"> (AR)</w:t>
      </w:r>
      <w:r>
        <w:t xml:space="preserve">, que observa a relação entre </w:t>
      </w:r>
      <w:r w:rsidR="00146F89">
        <w:t xml:space="preserve">os </w:t>
      </w:r>
      <w:r>
        <w:t xml:space="preserve">números </w:t>
      </w:r>
      <w:r w:rsidR="00146F89">
        <w:t>anteriores; uma componente integrativa (I), que usa diferenciação para tornar a série temporal estacionária e uma componente de médias móveis (MA), que observa a dependência entre os erros residuais anteriores. Esses elementos são enviados respectivamente como parâmetros para a função ARIMA(p,q,d).</w:t>
      </w:r>
    </w:p>
    <w:p w14:paraId="1BC54B95" w14:textId="026AA9BB" w:rsidR="00C35B8E" w:rsidRPr="00FE4E4C" w:rsidRDefault="00C35B8E" w:rsidP="00A856C6">
      <w:pPr>
        <w:spacing w:after="160" w:line="276" w:lineRule="auto"/>
        <w:contextualSpacing/>
        <w:jc w:val="both"/>
        <w:rPr>
          <w:rFonts w:ascii="Times New Roman" w:hAnsi="Times New Roman"/>
          <w:sz w:val="20"/>
          <w:szCs w:val="20"/>
        </w:rPr>
      </w:pPr>
    </w:p>
    <w:p w14:paraId="50FE20E2" w14:textId="51AAE0D3" w:rsidR="00CB3A05" w:rsidRPr="00FE4E4C" w:rsidRDefault="00CB3A05" w:rsidP="00A856C6">
      <w:pPr>
        <w:spacing w:after="160" w:line="276" w:lineRule="auto"/>
        <w:contextualSpacing/>
        <w:jc w:val="both"/>
        <w:rPr>
          <w:rFonts w:ascii="Times New Roman" w:hAnsi="Times New Roman"/>
          <w:i/>
          <w:sz w:val="20"/>
          <w:szCs w:val="20"/>
        </w:rPr>
      </w:pPr>
      <w:r w:rsidRPr="00FE4E4C">
        <w:rPr>
          <w:rFonts w:ascii="Times New Roman" w:hAnsi="Times New Roman"/>
          <w:sz w:val="20"/>
          <w:szCs w:val="20"/>
        </w:rPr>
        <w:tab/>
      </w:r>
      <w:r w:rsidR="00146F89" w:rsidRPr="00FE4E4C">
        <w:rPr>
          <w:rFonts w:ascii="Times New Roman" w:hAnsi="Times New Roman"/>
          <w:i/>
          <w:sz w:val="20"/>
          <w:szCs w:val="20"/>
        </w:rPr>
        <w:t>Parâ</w:t>
      </w:r>
      <w:r w:rsidRPr="00FE4E4C">
        <w:rPr>
          <w:rFonts w:ascii="Times New Roman" w:hAnsi="Times New Roman"/>
          <w:i/>
          <w:sz w:val="20"/>
          <w:szCs w:val="20"/>
        </w:rPr>
        <w:t>met</w:t>
      </w:r>
      <w:r w:rsidR="00146F89" w:rsidRPr="00FE4E4C">
        <w:rPr>
          <w:rFonts w:ascii="Times New Roman" w:hAnsi="Times New Roman"/>
          <w:i/>
          <w:sz w:val="20"/>
          <w:szCs w:val="20"/>
        </w:rPr>
        <w:t>ro</w:t>
      </w:r>
      <w:r w:rsidRPr="00FE4E4C">
        <w:rPr>
          <w:rFonts w:ascii="Times New Roman" w:hAnsi="Times New Roman"/>
          <w:i/>
          <w:sz w:val="20"/>
          <w:szCs w:val="20"/>
        </w:rPr>
        <w:t>s (p,d,q)</w:t>
      </w:r>
    </w:p>
    <w:p w14:paraId="7F2D2DA4" w14:textId="033CF481" w:rsidR="0046233A" w:rsidRPr="00FE4E4C" w:rsidRDefault="0046233A" w:rsidP="00A856C6">
      <w:pPr>
        <w:spacing w:after="160" w:line="276" w:lineRule="auto"/>
        <w:contextualSpacing/>
        <w:jc w:val="both"/>
        <w:rPr>
          <w:rFonts w:ascii="Times New Roman" w:hAnsi="Times New Roman"/>
          <w:i/>
          <w:sz w:val="20"/>
          <w:szCs w:val="20"/>
        </w:rPr>
      </w:pPr>
    </w:p>
    <w:p w14:paraId="3BCF0856" w14:textId="134F832E" w:rsidR="00146F89" w:rsidRDefault="00146F89" w:rsidP="00FE4E4C">
      <w:pPr>
        <w:pStyle w:val="Pargrafo"/>
      </w:pPr>
      <w:r w:rsidRPr="00146F89">
        <w:t>Existem bas</w:t>
      </w:r>
      <w:r w:rsidR="003A4680">
        <w:t>icamente duas maneiras de defini</w:t>
      </w:r>
      <w:r w:rsidRPr="00146F89">
        <w:t>r os parâmetros.</w:t>
      </w:r>
      <w:r>
        <w:t xml:space="preserve"> </w:t>
      </w:r>
      <w:r w:rsidRPr="00146F89">
        <w:t>A primeira é o método interativo, no qual o programa testa uma s</w:t>
      </w:r>
      <w:r>
        <w:t xml:space="preserve">érie de números e escolhe quais obtém um resultado mais otimizado. Porém essa abordagem, </w:t>
      </w:r>
      <w:r>
        <w:lastRenderedPageBreak/>
        <w:t xml:space="preserve">quando usada isoladamente é lenta e exige grande quantidade de poder computacional. A </w:t>
      </w:r>
      <w:r w:rsidR="003A4680">
        <w:t>segunda</w:t>
      </w:r>
      <w:r>
        <w:t xml:space="preserve"> abordagem é a definição dos parâmetros por meio da análise dos gráficos de correlação (ACF) e correlação parcial (PACF). Existem certas regras para interpretar os gráficos e, na maioria das vezes, algumas variações podem ser testadas para encontrar o melhor conjunto de parâmetros.</w:t>
      </w:r>
    </w:p>
    <w:p w14:paraId="107FAF20" w14:textId="4F622899" w:rsidR="00146F89" w:rsidRDefault="00146F89" w:rsidP="00FE4E4C">
      <w:pPr>
        <w:pStyle w:val="Pargrafo"/>
      </w:pPr>
      <w:r>
        <w:t xml:space="preserve">A forma mais fácil de </w:t>
      </w:r>
      <w:r w:rsidR="003A4680">
        <w:t xml:space="preserve">determinar ‘p’ (componente auto </w:t>
      </w:r>
      <w:r>
        <w:t xml:space="preserve">regressiva) e ‘q’ (componente das médias móveis) é usar ‘p’ como o número de intervalos no qual o gráfico PACF chega a zero pela primeira vez, onde ‘q’ é o número de </w:t>
      </w:r>
      <w:r w:rsidR="003A4680">
        <w:t>intervalos</w:t>
      </w:r>
      <w:r>
        <w:t xml:space="preserve"> no qual o gráfico ACF cruza a linha de </w:t>
      </w:r>
      <w:r w:rsidR="003A4680" w:rsidRPr="003A4680">
        <w:t xml:space="preserve">significatividade </w:t>
      </w:r>
      <w:r>
        <w:t>estatística pela primeira vez</w:t>
      </w:r>
      <w:r w:rsidRPr="00146F89">
        <w:rPr>
          <w:vertAlign w:val="superscript"/>
        </w:rPr>
        <w:t>[15]</w:t>
      </w:r>
      <w:r>
        <w:t>. Uma abordagem mais detalhada pode ser encontrada nas notas de análise estatística preditiva do professor Robert Nau</w:t>
      </w:r>
      <w:r w:rsidRPr="00A73E94">
        <w:rPr>
          <w:vertAlign w:val="superscript"/>
        </w:rPr>
        <w:t>[12]</w:t>
      </w:r>
      <w:r>
        <w:t>. No corrente artigo optou-se por uma abordagem híbrida</w:t>
      </w:r>
      <w:r w:rsidR="00A73E94">
        <w:t>. A análise gráfica foi realizada e então seguida de uma análise interativa de certas combinações de parâmetros para garantir uma resposta mais otimizada.</w:t>
      </w:r>
    </w:p>
    <w:p w14:paraId="6901FF81" w14:textId="6556F2D7" w:rsidR="006435CD" w:rsidRPr="000721A3" w:rsidRDefault="00FE4E4C" w:rsidP="000721A3">
      <w:pPr>
        <w:pStyle w:val="Pargrafo"/>
      </w:pPr>
      <w:r>
        <w:t>A ordem de diferenciação ‘d’ raramente é maior do que 2 em algoritmos financeiros e a superdiferenciação pode introduzir níveis de dependências desnecessários</w:t>
      </w:r>
      <w:r w:rsidRPr="00FE4E4C">
        <w:rPr>
          <w:vertAlign w:val="superscript"/>
        </w:rPr>
        <w:t>[16]</w:t>
      </w:r>
      <w:r>
        <w:t>. É uma situação na qual o algoritmo olha muito para o passado e encontra padrões que não são compatíveis com a dinâmica acelerada do mercado. Sendo assim, este estudo testou apenas a</w:t>
      </w:r>
      <w:r w:rsidR="000721A3">
        <w:t xml:space="preserve"> ordem 1 de diferenciação (1 intervalo). Após configurar os parâmetros e testar o algoritmo é uma boa prática avaliar o gráfico de ACF para encontrar erros residuais para certificar que todas as tendências foram identificadas e os residuais são apenas ruído branco (valores não significativos).</w:t>
      </w:r>
      <w:r w:rsidR="00097BC1" w:rsidRPr="000721A3">
        <w:t xml:space="preserve"> </w:t>
      </w:r>
    </w:p>
    <w:p w14:paraId="5AA8E786" w14:textId="2C773E88" w:rsidR="006435CD" w:rsidRPr="003A4680" w:rsidRDefault="006435CD" w:rsidP="007E05D8">
      <w:pPr>
        <w:pStyle w:val="ListParagraph"/>
        <w:numPr>
          <w:ilvl w:val="0"/>
          <w:numId w:val="27"/>
        </w:numPr>
        <w:spacing w:after="160" w:line="276" w:lineRule="auto"/>
        <w:contextualSpacing/>
        <w:jc w:val="both"/>
        <w:rPr>
          <w:rFonts w:ascii="Times New Roman" w:hAnsi="Times New Roman"/>
          <w:sz w:val="20"/>
          <w:szCs w:val="20"/>
        </w:rPr>
      </w:pPr>
      <w:r w:rsidRPr="003A4680">
        <w:rPr>
          <w:rFonts w:ascii="Times New Roman" w:hAnsi="Times New Roman"/>
          <w:sz w:val="20"/>
          <w:szCs w:val="20"/>
        </w:rPr>
        <w:t>I</w:t>
      </w:r>
      <w:r w:rsidR="000721A3" w:rsidRPr="003A4680">
        <w:rPr>
          <w:rFonts w:ascii="Times New Roman" w:hAnsi="Times New Roman"/>
          <w:sz w:val="20"/>
          <w:szCs w:val="20"/>
        </w:rPr>
        <w:t>mplementação</w:t>
      </w:r>
    </w:p>
    <w:p w14:paraId="75A6AB5D" w14:textId="04F438EF" w:rsidR="000721A3" w:rsidRDefault="000721A3" w:rsidP="000721A3">
      <w:pPr>
        <w:pStyle w:val="Pargrafo"/>
      </w:pPr>
      <w:r w:rsidRPr="000721A3">
        <w:t>Para implementar o algoritmo é necess</w:t>
      </w:r>
      <w:r>
        <w:t>ário dividir o conjunto de dados em dados para treinamento e teste. O modelo usa os dados de treinamento para aprender um padrão progressivamente e os dados de teste para avaliar qual foi o grau de aprendizado. A massa de dados foi dividida na proporção de 65% para treinamento e 35% para teste.</w:t>
      </w:r>
    </w:p>
    <w:p w14:paraId="4749AD98" w14:textId="65DFF830" w:rsidR="00FA54E8" w:rsidRPr="000721A3" w:rsidRDefault="000721A3" w:rsidP="000721A3">
      <w:pPr>
        <w:pStyle w:val="Pargrafo"/>
      </w:pPr>
      <w:r>
        <w:t xml:space="preserve">Os parâmetros ótimos (p,d,q) foram ligeiramente diferentes para cada ação, mas o processo usado para encontrar esses parâmetros foi </w:t>
      </w:r>
      <w:r w:rsidR="003A4680">
        <w:t>equivalente.</w:t>
      </w:r>
      <w:r>
        <w:t xml:space="preserve"> Para demonstrar a análise gráfica, foi usado o instrumento PETR4.</w:t>
      </w:r>
    </w:p>
    <w:p w14:paraId="62EE47A1" w14:textId="1DE3705D" w:rsidR="000E15D2" w:rsidRPr="000721A3" w:rsidRDefault="00856B73" w:rsidP="0027393C">
      <w:pPr>
        <w:spacing w:after="160" w:line="276" w:lineRule="auto"/>
        <w:ind w:firstLine="708"/>
        <w:contextualSpacing/>
        <w:jc w:val="both"/>
        <w:rPr>
          <w:rFonts w:ascii="Times New Roman" w:hAnsi="Times New Roman"/>
          <w:sz w:val="20"/>
          <w:szCs w:val="20"/>
        </w:rPr>
      </w:pPr>
      <w:r>
        <w:rPr>
          <w:rFonts w:ascii="Times New Roman" w:hAnsi="Times New Roman"/>
          <w:noProof/>
          <w:sz w:val="20"/>
          <w:szCs w:val="20"/>
        </w:rPr>
        <mc:AlternateContent>
          <mc:Choice Requires="wpg">
            <w:drawing>
              <wp:anchor distT="0" distB="0" distL="114300" distR="114300" simplePos="0" relativeHeight="251685888" behindDoc="0" locked="0" layoutInCell="1" allowOverlap="1" wp14:anchorId="04A84EB6" wp14:editId="612ADCB9">
                <wp:simplePos x="0" y="0"/>
                <wp:positionH relativeFrom="column">
                  <wp:posOffset>680720</wp:posOffset>
                </wp:positionH>
                <wp:positionV relativeFrom="paragraph">
                  <wp:posOffset>137160</wp:posOffset>
                </wp:positionV>
                <wp:extent cx="4962525" cy="1832610"/>
                <wp:effectExtent l="0" t="0" r="9525" b="0"/>
                <wp:wrapSquare wrapText="bothSides"/>
                <wp:docPr id="24" name="Agrupar 24"/>
                <wp:cNvGraphicFramePr/>
                <a:graphic xmlns:a="http://schemas.openxmlformats.org/drawingml/2006/main">
                  <a:graphicData uri="http://schemas.microsoft.com/office/word/2010/wordprocessingGroup">
                    <wpg:wgp>
                      <wpg:cNvGrpSpPr/>
                      <wpg:grpSpPr>
                        <a:xfrm>
                          <a:off x="0" y="0"/>
                          <a:ext cx="4962525" cy="1832610"/>
                          <a:chOff x="0" y="0"/>
                          <a:chExt cx="4806950" cy="1832610"/>
                        </a:xfrm>
                      </wpg:grpSpPr>
                      <pic:pic xmlns:pic="http://schemas.openxmlformats.org/drawingml/2006/picture">
                        <pic:nvPicPr>
                          <pic:cNvPr id="7" name="Imagem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343150" y="0"/>
                            <a:ext cx="2463800" cy="1832610"/>
                          </a:xfrm>
                          <a:prstGeom prst="rect">
                            <a:avLst/>
                          </a:prstGeom>
                        </pic:spPr>
                      </pic:pic>
                      <pic:pic xmlns:pic="http://schemas.openxmlformats.org/drawingml/2006/picture">
                        <pic:nvPicPr>
                          <pic:cNvPr id="5" name="Imagem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1820545"/>
                          </a:xfrm>
                          <a:prstGeom prst="rect">
                            <a:avLst/>
                          </a:prstGeom>
                        </pic:spPr>
                      </pic:pic>
                    </wpg:wg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AD2D6F" id="Agrupar 24" o:spid="_x0000_s1026" style="position:absolute;margin-left:53.6pt;margin-top:10.8pt;width:390.75pt;height:144.3pt;z-index:251685888;mso-width-relative:margin" coordsize="48069,18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">
                <v:shape id="Imagem 3" o:spid="_x0000_s1027" type="#_x0000_t75" style="position:absolute;left:23431;width:24638;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rdzrCAAAA2gAAAA8AAABkcnMvZG93bnJldi54bWxEj0FrwkAUhO9C/8PyBC+iGz3EmroJ0lLs&#10;tWkoPT52X5Ng9m3Irib213cLBY/DfDPDHIrJduJKg28dK9isExDE2pmWawXVx+vqEYQPyAY7x6Tg&#10;Rh6K/GF2wMy4kd/pWoZaxBL2GSpoQugzKb1uyKJfu544et9usBiiHGppBhxjue3kNklSabHluNBg&#10;T88N6XN5sQp4qX9Otjp+RjbV/PK1n0pvlFrMp+MTiEBTuMP/6TejYAd/V+INk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q3c6wgAAANoAAAAPAAAAAAAAAAAAAAAAAJ8C&#10;AABkcnMvZG93bnJldi54bWxQSwUGAAAAAAQABAD3AAAAjgMAAAAA&#10;">
                  <v:imagedata r:id="rId22" o:title=""/>
                  <v:path arrowok="t"/>
                </v:shape>
                <v:shape id="Imagem 1" o:spid="_x0000_s1028" type="#_x0000_t75" style="position:absolute;width:24479;height:18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VxuLDAAAA2gAAAA8AAABkcnMvZG93bnJldi54bWxEj0GLwjAUhO/C/ofwFryIpirKUo2yLAh6&#10;UdTuwdujebbdbV5qE23990YQPA4z8w0zX7amFDeqXWFZwXAQgSBOrS44U5AcV/0vEM4jaywtk4I7&#10;OVguPjpzjLVteE+3g89EgLCLUUHufRVL6dKcDLqBrYiDd7a1QR9knUldYxPgppSjKJpKgwWHhRwr&#10;+skp/T9cjYI2ySrTO+nkd/OHzai8jKfbHSvV/Wy/ZyA8tf4dfrXXWsEEnlfCD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tXG4sMAAADaAAAADwAAAAAAAAAAAAAAAACf&#10;AgAAZHJzL2Rvd25yZXYueG1sUEsFBgAAAAAEAAQA9wAAAI8DAAAAAA==&#10;">
                  <v:imagedata r:id="rId23" o:title=""/>
                  <v:path arrowok="t"/>
                </v:shape>
                <w10:wrap type="square"/>
              </v:group>
            </w:pict>
          </mc:Fallback>
        </mc:AlternateContent>
      </w:r>
      <w:r>
        <w:rPr>
          <w:noProof/>
        </w:rPr>
        <mc:AlternateContent>
          <mc:Choice Requires="wps">
            <w:drawing>
              <wp:anchor distT="0" distB="0" distL="114300" distR="114300" simplePos="0" relativeHeight="251713536" behindDoc="0" locked="0" layoutInCell="1" allowOverlap="1" wp14:anchorId="565662C4" wp14:editId="69180B27">
                <wp:simplePos x="0" y="0"/>
                <wp:positionH relativeFrom="page">
                  <wp:posOffset>2981325</wp:posOffset>
                </wp:positionH>
                <wp:positionV relativeFrom="paragraph">
                  <wp:posOffset>4445</wp:posOffset>
                </wp:positionV>
                <wp:extent cx="2228850" cy="635"/>
                <wp:effectExtent l="0" t="0" r="0" b="8255"/>
                <wp:wrapSquare wrapText="bothSides"/>
                <wp:docPr id="26" name="Caixa de Texto 2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6C5ADDC5" w14:textId="1136A20E" w:rsidR="007934C2" w:rsidRPr="000721A3" w:rsidRDefault="007934C2" w:rsidP="00F20B02">
                            <w:pPr>
                              <w:pStyle w:val="Caption"/>
                              <w:rPr>
                                <w:rFonts w:ascii="Times New Roman" w:hAnsi="Times New Roman"/>
                                <w:noProof/>
                                <w:color w:val="auto"/>
                                <w:sz w:val="20"/>
                                <w:szCs w:val="20"/>
                              </w:rPr>
                            </w:pPr>
                            <w:r w:rsidRPr="000721A3">
                              <w:rPr>
                                <w:rFonts w:ascii="Times New Roman" w:hAnsi="Times New Roman"/>
                                <w:color w:val="auto"/>
                              </w:rPr>
                              <w:t>F</w:t>
                            </w:r>
                            <w:r w:rsidR="000721A3" w:rsidRPr="000721A3">
                              <w:rPr>
                                <w:rFonts w:ascii="Times New Roman" w:hAnsi="Times New Roman"/>
                                <w:color w:val="auto"/>
                              </w:rPr>
                              <w:t>igura</w:t>
                            </w:r>
                            <w:r w:rsidRPr="000721A3">
                              <w:rPr>
                                <w:rFonts w:ascii="Times New Roman" w:hAnsi="Times New Roman"/>
                                <w:color w:val="auto"/>
                              </w:rPr>
                              <w:t xml:space="preserve"> 5</w:t>
                            </w:r>
                            <w:r w:rsidRPr="000721A3">
                              <w:rPr>
                                <w:rFonts w:ascii="Times New Roman" w:hAnsi="Times New Roman"/>
                                <w:noProof/>
                                <w:color w:val="auto"/>
                              </w:rPr>
                              <w:t xml:space="preserve"> </w:t>
                            </w:r>
                            <w:r w:rsidR="000721A3" w:rsidRPr="000721A3">
                              <w:rPr>
                                <w:rFonts w:ascii="Times New Roman" w:hAnsi="Times New Roman"/>
                                <w:noProof/>
                                <w:color w:val="auto"/>
                              </w:rPr>
                              <w:t>–</w:t>
                            </w:r>
                            <w:r w:rsidRPr="000721A3">
                              <w:rPr>
                                <w:rFonts w:ascii="Times New Roman" w:hAnsi="Times New Roman"/>
                                <w:noProof/>
                                <w:color w:val="auto"/>
                              </w:rPr>
                              <w:t xml:space="preserve"> </w:t>
                            </w:r>
                            <w:r w:rsidR="000721A3" w:rsidRPr="000721A3">
                              <w:rPr>
                                <w:rFonts w:ascii="Times New Roman" w:hAnsi="Times New Roman"/>
                                <w:noProof/>
                                <w:color w:val="auto"/>
                              </w:rPr>
                              <w:t xml:space="preserve">gráficos </w:t>
                            </w:r>
                            <w:r w:rsidRPr="000721A3">
                              <w:rPr>
                                <w:rFonts w:ascii="Times New Roman" w:hAnsi="Times New Roman"/>
                                <w:noProof/>
                                <w:color w:val="auto"/>
                              </w:rPr>
                              <w:t xml:space="preserve">ACF </w:t>
                            </w:r>
                            <w:r w:rsidR="000721A3" w:rsidRPr="000721A3">
                              <w:rPr>
                                <w:rFonts w:ascii="Times New Roman" w:hAnsi="Times New Roman"/>
                                <w:noProof/>
                                <w:color w:val="auto"/>
                              </w:rPr>
                              <w:t xml:space="preserve">e PACF para </w:t>
                            </w:r>
                            <w:r w:rsidRPr="000721A3">
                              <w:rPr>
                                <w:rFonts w:ascii="Times New Roman" w:hAnsi="Times New Roman"/>
                                <w:noProof/>
                                <w:color w:val="auto"/>
                              </w:rPr>
                              <w:t>PETR4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662C4" id="Caixa de Texto 26" o:spid="_x0000_s1040" type="#_x0000_t202" style="position:absolute;left:0;text-align:left;margin-left:234.75pt;margin-top:.35pt;width:175.5pt;height:.05pt;z-index:251713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" stroked="f">
                <v:textbox style="mso-fit-shape-to-text:t" inset="0,0,0,0">
                  <w:txbxContent>
                    <w:p w14:paraId="6C5ADDC5" w14:textId="1136A20E" w:rsidR="007934C2" w:rsidRPr="000721A3" w:rsidRDefault="007934C2" w:rsidP="00F20B02">
                      <w:pPr>
                        <w:pStyle w:val="Caption"/>
                        <w:rPr>
                          <w:rFonts w:ascii="Times New Roman" w:hAnsi="Times New Roman"/>
                          <w:noProof/>
                          <w:color w:val="auto"/>
                          <w:sz w:val="20"/>
                          <w:szCs w:val="20"/>
                        </w:rPr>
                      </w:pPr>
                      <w:r w:rsidRPr="000721A3">
                        <w:rPr>
                          <w:rFonts w:ascii="Times New Roman" w:hAnsi="Times New Roman"/>
                          <w:color w:val="auto"/>
                        </w:rPr>
                        <w:t>F</w:t>
                      </w:r>
                      <w:r w:rsidR="000721A3" w:rsidRPr="000721A3">
                        <w:rPr>
                          <w:rFonts w:ascii="Times New Roman" w:hAnsi="Times New Roman"/>
                          <w:color w:val="auto"/>
                        </w:rPr>
                        <w:t>igura</w:t>
                      </w:r>
                      <w:r w:rsidRPr="000721A3">
                        <w:rPr>
                          <w:rFonts w:ascii="Times New Roman" w:hAnsi="Times New Roman"/>
                          <w:color w:val="auto"/>
                        </w:rPr>
                        <w:t xml:space="preserve"> 5</w:t>
                      </w:r>
                      <w:r w:rsidRPr="000721A3">
                        <w:rPr>
                          <w:rFonts w:ascii="Times New Roman" w:hAnsi="Times New Roman"/>
                          <w:noProof/>
                          <w:color w:val="auto"/>
                        </w:rPr>
                        <w:t xml:space="preserve"> </w:t>
                      </w:r>
                      <w:r w:rsidR="000721A3" w:rsidRPr="000721A3">
                        <w:rPr>
                          <w:rFonts w:ascii="Times New Roman" w:hAnsi="Times New Roman"/>
                          <w:noProof/>
                          <w:color w:val="auto"/>
                        </w:rPr>
                        <w:t>–</w:t>
                      </w:r>
                      <w:r w:rsidRPr="000721A3">
                        <w:rPr>
                          <w:rFonts w:ascii="Times New Roman" w:hAnsi="Times New Roman"/>
                          <w:noProof/>
                          <w:color w:val="auto"/>
                        </w:rPr>
                        <w:t xml:space="preserve"> </w:t>
                      </w:r>
                      <w:r w:rsidR="000721A3" w:rsidRPr="000721A3">
                        <w:rPr>
                          <w:rFonts w:ascii="Times New Roman" w:hAnsi="Times New Roman"/>
                          <w:noProof/>
                          <w:color w:val="auto"/>
                        </w:rPr>
                        <w:t xml:space="preserve">gráficos </w:t>
                      </w:r>
                      <w:r w:rsidRPr="000721A3">
                        <w:rPr>
                          <w:rFonts w:ascii="Times New Roman" w:hAnsi="Times New Roman"/>
                          <w:noProof/>
                          <w:color w:val="auto"/>
                        </w:rPr>
                        <w:t xml:space="preserve">ACF </w:t>
                      </w:r>
                      <w:r w:rsidR="000721A3" w:rsidRPr="000721A3">
                        <w:rPr>
                          <w:rFonts w:ascii="Times New Roman" w:hAnsi="Times New Roman"/>
                          <w:noProof/>
                          <w:color w:val="auto"/>
                        </w:rPr>
                        <w:t xml:space="preserve">e PACF para </w:t>
                      </w:r>
                      <w:r w:rsidRPr="000721A3">
                        <w:rPr>
                          <w:rFonts w:ascii="Times New Roman" w:hAnsi="Times New Roman"/>
                          <w:noProof/>
                          <w:color w:val="auto"/>
                        </w:rPr>
                        <w:t>PETR4</w:t>
                      </w:r>
                    </w:p>
                  </w:txbxContent>
                </v:textbox>
                <w10:wrap type="square" anchorx="page"/>
              </v:shape>
            </w:pict>
          </mc:Fallback>
        </mc:AlternateContent>
      </w:r>
      <w:r w:rsidR="00126F50" w:rsidRPr="000721A3" w:rsidDel="00126F50">
        <w:rPr>
          <w:rFonts w:ascii="Times New Roman" w:hAnsi="Times New Roman"/>
          <w:sz w:val="20"/>
          <w:szCs w:val="20"/>
        </w:rPr>
        <w:t xml:space="preserve">  </w:t>
      </w:r>
    </w:p>
    <w:p w14:paraId="09CDE385" w14:textId="2E7D744D" w:rsidR="000E15D2" w:rsidRPr="000721A3" w:rsidRDefault="000E15D2" w:rsidP="0027393C">
      <w:pPr>
        <w:spacing w:after="160" w:line="276" w:lineRule="auto"/>
        <w:ind w:firstLine="708"/>
        <w:contextualSpacing/>
        <w:jc w:val="both"/>
        <w:rPr>
          <w:rFonts w:ascii="Times New Roman" w:hAnsi="Times New Roman"/>
          <w:sz w:val="20"/>
          <w:szCs w:val="20"/>
        </w:rPr>
      </w:pPr>
    </w:p>
    <w:p w14:paraId="387AAC9C" w14:textId="087B1440" w:rsidR="00F20B02" w:rsidRPr="000721A3" w:rsidRDefault="00F20B02" w:rsidP="0027393C">
      <w:pPr>
        <w:spacing w:after="160" w:line="276" w:lineRule="auto"/>
        <w:ind w:firstLine="708"/>
        <w:contextualSpacing/>
        <w:jc w:val="both"/>
        <w:rPr>
          <w:rFonts w:ascii="Times New Roman" w:hAnsi="Times New Roman"/>
          <w:sz w:val="20"/>
          <w:szCs w:val="20"/>
        </w:rPr>
      </w:pPr>
    </w:p>
    <w:p w14:paraId="39C492B0" w14:textId="6BCD16B6" w:rsidR="00F20B02" w:rsidRPr="000721A3" w:rsidRDefault="00F20B02" w:rsidP="0027393C">
      <w:pPr>
        <w:spacing w:after="160" w:line="276" w:lineRule="auto"/>
        <w:ind w:firstLine="708"/>
        <w:contextualSpacing/>
        <w:jc w:val="both"/>
        <w:rPr>
          <w:rFonts w:ascii="Times New Roman" w:hAnsi="Times New Roman"/>
          <w:sz w:val="20"/>
          <w:szCs w:val="20"/>
        </w:rPr>
      </w:pPr>
    </w:p>
    <w:p w14:paraId="1FF15ECD" w14:textId="6BC05D51" w:rsidR="00F20B02" w:rsidRPr="000721A3" w:rsidRDefault="00F20B02" w:rsidP="0027393C">
      <w:pPr>
        <w:spacing w:after="160" w:line="276" w:lineRule="auto"/>
        <w:ind w:firstLine="708"/>
        <w:contextualSpacing/>
        <w:jc w:val="both"/>
        <w:rPr>
          <w:rFonts w:ascii="Times New Roman" w:hAnsi="Times New Roman"/>
          <w:sz w:val="20"/>
          <w:szCs w:val="20"/>
        </w:rPr>
      </w:pPr>
    </w:p>
    <w:p w14:paraId="70640D8A" w14:textId="7047679F" w:rsidR="00F20B02" w:rsidRPr="000721A3" w:rsidRDefault="00F20B02" w:rsidP="0027393C">
      <w:pPr>
        <w:spacing w:after="160" w:line="276" w:lineRule="auto"/>
        <w:ind w:firstLine="708"/>
        <w:contextualSpacing/>
        <w:jc w:val="both"/>
        <w:rPr>
          <w:rFonts w:ascii="Times New Roman" w:hAnsi="Times New Roman"/>
          <w:sz w:val="20"/>
          <w:szCs w:val="20"/>
        </w:rPr>
      </w:pPr>
    </w:p>
    <w:p w14:paraId="1D35F3BA" w14:textId="41E446E0" w:rsidR="00F20B02" w:rsidRPr="000721A3" w:rsidRDefault="00F20B02" w:rsidP="0027393C">
      <w:pPr>
        <w:spacing w:after="160" w:line="276" w:lineRule="auto"/>
        <w:ind w:firstLine="708"/>
        <w:contextualSpacing/>
        <w:jc w:val="both"/>
        <w:rPr>
          <w:rFonts w:ascii="Times New Roman" w:hAnsi="Times New Roman"/>
          <w:sz w:val="20"/>
          <w:szCs w:val="20"/>
        </w:rPr>
      </w:pPr>
    </w:p>
    <w:p w14:paraId="047521AB" w14:textId="3C99C9B9" w:rsidR="00F20B02" w:rsidRPr="000721A3" w:rsidRDefault="00F20B02" w:rsidP="0027393C">
      <w:pPr>
        <w:spacing w:after="160" w:line="276" w:lineRule="auto"/>
        <w:ind w:firstLine="708"/>
        <w:contextualSpacing/>
        <w:jc w:val="both"/>
        <w:rPr>
          <w:rFonts w:ascii="Times New Roman" w:hAnsi="Times New Roman"/>
          <w:sz w:val="20"/>
          <w:szCs w:val="20"/>
        </w:rPr>
      </w:pPr>
    </w:p>
    <w:p w14:paraId="1ABE5CF2" w14:textId="2D776B1F" w:rsidR="00F20B02" w:rsidRPr="000721A3" w:rsidRDefault="00F20B02" w:rsidP="0027393C">
      <w:pPr>
        <w:spacing w:after="160" w:line="276" w:lineRule="auto"/>
        <w:ind w:firstLine="708"/>
        <w:contextualSpacing/>
        <w:jc w:val="both"/>
        <w:rPr>
          <w:rFonts w:ascii="Times New Roman" w:hAnsi="Times New Roman"/>
          <w:sz w:val="20"/>
          <w:szCs w:val="20"/>
        </w:rPr>
      </w:pPr>
    </w:p>
    <w:p w14:paraId="3F801775" w14:textId="61A7D402" w:rsidR="00F20B02" w:rsidRPr="000721A3" w:rsidRDefault="00F20B02" w:rsidP="0027393C">
      <w:pPr>
        <w:spacing w:after="160" w:line="276" w:lineRule="auto"/>
        <w:ind w:firstLine="708"/>
        <w:contextualSpacing/>
        <w:jc w:val="both"/>
        <w:rPr>
          <w:rFonts w:ascii="Times New Roman" w:hAnsi="Times New Roman"/>
          <w:sz w:val="20"/>
          <w:szCs w:val="20"/>
        </w:rPr>
      </w:pPr>
    </w:p>
    <w:p w14:paraId="468AFD22" w14:textId="0DD8E48D" w:rsidR="00F20B02" w:rsidRPr="000721A3" w:rsidRDefault="00F20B02" w:rsidP="0027393C">
      <w:pPr>
        <w:spacing w:after="160" w:line="276" w:lineRule="auto"/>
        <w:ind w:firstLine="708"/>
        <w:contextualSpacing/>
        <w:jc w:val="both"/>
        <w:rPr>
          <w:rFonts w:ascii="Times New Roman" w:hAnsi="Times New Roman"/>
          <w:sz w:val="20"/>
          <w:szCs w:val="20"/>
        </w:rPr>
      </w:pPr>
    </w:p>
    <w:p w14:paraId="28AB9003" w14:textId="772BB2CB" w:rsidR="00F20B02" w:rsidRPr="000721A3" w:rsidRDefault="00F20B02" w:rsidP="0027393C">
      <w:pPr>
        <w:spacing w:after="160" w:line="276" w:lineRule="auto"/>
        <w:ind w:firstLine="708"/>
        <w:contextualSpacing/>
        <w:jc w:val="both"/>
        <w:rPr>
          <w:rFonts w:ascii="Times New Roman" w:hAnsi="Times New Roman"/>
          <w:sz w:val="20"/>
          <w:szCs w:val="20"/>
        </w:rPr>
      </w:pPr>
    </w:p>
    <w:p w14:paraId="6E05371F" w14:textId="6D1B1262" w:rsidR="00F20B02" w:rsidRPr="000721A3" w:rsidRDefault="00856B73" w:rsidP="0027393C">
      <w:pPr>
        <w:spacing w:after="160" w:line="276" w:lineRule="auto"/>
        <w:ind w:firstLine="708"/>
        <w:contextualSpacing/>
        <w:jc w:val="both"/>
        <w:rPr>
          <w:rFonts w:ascii="Times New Roman" w:hAnsi="Times New Roman"/>
          <w:sz w:val="20"/>
          <w:szCs w:val="20"/>
        </w:rPr>
      </w:pPr>
      <w:r>
        <w:rPr>
          <w:noProof/>
        </w:rPr>
        <mc:AlternateContent>
          <mc:Choice Requires="wps">
            <w:drawing>
              <wp:anchor distT="0" distB="0" distL="114300" distR="114300" simplePos="0" relativeHeight="251712512" behindDoc="1" locked="0" layoutInCell="1" allowOverlap="1" wp14:anchorId="3BBB0AA2" wp14:editId="6C3B08D9">
                <wp:simplePos x="0" y="0"/>
                <wp:positionH relativeFrom="margin">
                  <wp:posOffset>3662045</wp:posOffset>
                </wp:positionH>
                <wp:positionV relativeFrom="paragraph">
                  <wp:posOffset>208915</wp:posOffset>
                </wp:positionV>
                <wp:extent cx="2095500" cy="635"/>
                <wp:effectExtent l="0" t="0" r="0" b="0"/>
                <wp:wrapTight wrapText="bothSides">
                  <wp:wrapPolygon edited="0">
                    <wp:start x="0" y="0"/>
                    <wp:lineTo x="0" y="20052"/>
                    <wp:lineTo x="21404" y="20052"/>
                    <wp:lineTo x="21404"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6C544C18" w14:textId="72A8A38E" w:rsidR="007934C2" w:rsidRPr="00856B73" w:rsidRDefault="007934C2" w:rsidP="00F20B02">
                            <w:pPr>
                              <w:pStyle w:val="Caption"/>
                              <w:rPr>
                                <w:rFonts w:ascii="Times New Roman" w:hAnsi="Times New Roman"/>
                                <w:noProof/>
                                <w:color w:val="auto"/>
                                <w:sz w:val="20"/>
                                <w:szCs w:val="20"/>
                              </w:rPr>
                            </w:pPr>
                            <w:r w:rsidRPr="00856B73">
                              <w:rPr>
                                <w:rFonts w:ascii="Times New Roman" w:hAnsi="Times New Roman"/>
                                <w:color w:val="auto"/>
                              </w:rPr>
                              <w:t>Figur</w:t>
                            </w:r>
                            <w:r w:rsidR="00856B73" w:rsidRPr="00856B73">
                              <w:rPr>
                                <w:rFonts w:ascii="Times New Roman" w:hAnsi="Times New Roman"/>
                                <w:color w:val="auto"/>
                              </w:rPr>
                              <w:t>a</w:t>
                            </w:r>
                            <w:r w:rsidRPr="00856B73">
                              <w:rPr>
                                <w:rFonts w:ascii="Times New Roman" w:hAnsi="Times New Roman"/>
                                <w:color w:val="auto"/>
                              </w:rPr>
                              <w:t xml:space="preserve"> 6 </w:t>
                            </w:r>
                            <w:r w:rsidR="00856B73" w:rsidRPr="00856B73">
                              <w:rPr>
                                <w:rFonts w:ascii="Times New Roman" w:hAnsi="Times New Roman"/>
                                <w:color w:val="auto"/>
                              </w:rPr>
                              <w:t>–</w:t>
                            </w:r>
                            <w:r w:rsidRPr="00856B73">
                              <w:rPr>
                                <w:rFonts w:ascii="Times New Roman" w:hAnsi="Times New Roman"/>
                                <w:color w:val="auto"/>
                              </w:rPr>
                              <w:t xml:space="preserve"> </w:t>
                            </w:r>
                            <w:r w:rsidR="00856B73" w:rsidRPr="00856B73">
                              <w:rPr>
                                <w:rFonts w:ascii="Times New Roman" w:hAnsi="Times New Roman"/>
                                <w:color w:val="auto"/>
                              </w:rPr>
                              <w:t xml:space="preserve">Gráfico </w:t>
                            </w:r>
                            <w:r w:rsidRPr="00856B73">
                              <w:rPr>
                                <w:rFonts w:ascii="Times New Roman" w:hAnsi="Times New Roman"/>
                                <w:color w:val="auto"/>
                              </w:rPr>
                              <w:t xml:space="preserve">ACF </w:t>
                            </w:r>
                            <w:r w:rsidR="00856B73" w:rsidRPr="00856B73">
                              <w:rPr>
                                <w:rFonts w:ascii="Times New Roman" w:hAnsi="Times New Roman"/>
                                <w:color w:val="auto"/>
                              </w:rPr>
                              <w:t xml:space="preserve">para o erro residual de </w:t>
                            </w:r>
                            <w:r w:rsidRPr="00856B73">
                              <w:rPr>
                                <w:rFonts w:ascii="Times New Roman" w:hAnsi="Times New Roman"/>
                                <w:color w:val="auto"/>
                              </w:rPr>
                              <w:t>PETR4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BB0AA2" id="Caixa de Texto 31" o:spid="_x0000_s1041" type="#_x0000_t202" style="position:absolute;left:0;text-align:left;margin-left:288.35pt;margin-top:16.45pt;width:165pt;height:.05pt;z-index:-25160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" stroked="f">
                <v:textbox style="mso-fit-shape-to-text:t" inset="0,0,0,0">
                  <w:txbxContent>
                    <w:p w14:paraId="6C544C18" w14:textId="72A8A38E" w:rsidR="007934C2" w:rsidRPr="00856B73" w:rsidRDefault="007934C2" w:rsidP="00F20B02">
                      <w:pPr>
                        <w:pStyle w:val="Caption"/>
                        <w:rPr>
                          <w:rFonts w:ascii="Times New Roman" w:hAnsi="Times New Roman"/>
                          <w:noProof/>
                          <w:color w:val="auto"/>
                          <w:sz w:val="20"/>
                          <w:szCs w:val="20"/>
                        </w:rPr>
                      </w:pPr>
                      <w:r w:rsidRPr="00856B73">
                        <w:rPr>
                          <w:rFonts w:ascii="Times New Roman" w:hAnsi="Times New Roman"/>
                          <w:color w:val="auto"/>
                        </w:rPr>
                        <w:t>Figur</w:t>
                      </w:r>
                      <w:r w:rsidR="00856B73" w:rsidRPr="00856B73">
                        <w:rPr>
                          <w:rFonts w:ascii="Times New Roman" w:hAnsi="Times New Roman"/>
                          <w:color w:val="auto"/>
                        </w:rPr>
                        <w:t>a</w:t>
                      </w:r>
                      <w:r w:rsidRPr="00856B73">
                        <w:rPr>
                          <w:rFonts w:ascii="Times New Roman" w:hAnsi="Times New Roman"/>
                          <w:color w:val="auto"/>
                        </w:rPr>
                        <w:t xml:space="preserve"> 6 </w:t>
                      </w:r>
                      <w:r w:rsidR="00856B73" w:rsidRPr="00856B73">
                        <w:rPr>
                          <w:rFonts w:ascii="Times New Roman" w:hAnsi="Times New Roman"/>
                          <w:color w:val="auto"/>
                        </w:rPr>
                        <w:t>–</w:t>
                      </w:r>
                      <w:r w:rsidRPr="00856B73">
                        <w:rPr>
                          <w:rFonts w:ascii="Times New Roman" w:hAnsi="Times New Roman"/>
                          <w:color w:val="auto"/>
                        </w:rPr>
                        <w:t xml:space="preserve"> </w:t>
                      </w:r>
                      <w:r w:rsidR="00856B73" w:rsidRPr="00856B73">
                        <w:rPr>
                          <w:rFonts w:ascii="Times New Roman" w:hAnsi="Times New Roman"/>
                          <w:color w:val="auto"/>
                        </w:rPr>
                        <w:t xml:space="preserve">Gráfico </w:t>
                      </w:r>
                      <w:r w:rsidRPr="00856B73">
                        <w:rPr>
                          <w:rFonts w:ascii="Times New Roman" w:hAnsi="Times New Roman"/>
                          <w:color w:val="auto"/>
                        </w:rPr>
                        <w:t xml:space="preserve">ACF </w:t>
                      </w:r>
                      <w:r w:rsidR="00856B73" w:rsidRPr="00856B73">
                        <w:rPr>
                          <w:rFonts w:ascii="Times New Roman" w:hAnsi="Times New Roman"/>
                          <w:color w:val="auto"/>
                        </w:rPr>
                        <w:t xml:space="preserve">para o erro residual de </w:t>
                      </w:r>
                      <w:r w:rsidRPr="00856B73">
                        <w:rPr>
                          <w:rFonts w:ascii="Times New Roman" w:hAnsi="Times New Roman"/>
                          <w:color w:val="auto"/>
                        </w:rPr>
                        <w:t>PETR4</w:t>
                      </w:r>
                    </w:p>
                  </w:txbxContent>
                </v:textbox>
                <w10:wrap type="tight" anchorx="margin"/>
              </v:shape>
            </w:pict>
          </mc:Fallback>
        </mc:AlternateContent>
      </w:r>
    </w:p>
    <w:p w14:paraId="630C6FC4" w14:textId="7721EB05" w:rsidR="0046233A" w:rsidRDefault="00856B73" w:rsidP="0002509A">
      <w:pPr>
        <w:pStyle w:val="Pargrafo"/>
      </w:pPr>
      <w:r>
        <w:rPr>
          <w:noProof/>
        </w:rPr>
        <w:drawing>
          <wp:anchor distT="0" distB="0" distL="114300" distR="114300" simplePos="0" relativeHeight="251658240" behindDoc="1" locked="0" layoutInCell="1" allowOverlap="1" wp14:anchorId="5626651C" wp14:editId="3A77A130">
            <wp:simplePos x="0" y="0"/>
            <wp:positionH relativeFrom="margin">
              <wp:posOffset>3328670</wp:posOffset>
            </wp:positionH>
            <wp:positionV relativeFrom="paragraph">
              <wp:posOffset>121920</wp:posOffset>
            </wp:positionV>
            <wp:extent cx="2638425" cy="1962150"/>
            <wp:effectExtent l="0" t="0" r="9525" b="0"/>
            <wp:wrapTight wrapText="bothSides">
              <wp:wrapPolygon edited="0">
                <wp:start x="0" y="0"/>
                <wp:lineTo x="0" y="21390"/>
                <wp:lineTo x="21522" y="21390"/>
                <wp:lineTo x="21522"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_resid_PETR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425" cy="1962150"/>
                    </a:xfrm>
                    <a:prstGeom prst="rect">
                      <a:avLst/>
                    </a:prstGeom>
                  </pic:spPr>
                </pic:pic>
              </a:graphicData>
            </a:graphic>
            <wp14:sizeRelH relativeFrom="margin">
              <wp14:pctWidth>0</wp14:pctWidth>
            </wp14:sizeRelH>
            <wp14:sizeRelV relativeFrom="margin">
              <wp14:pctHeight>0</wp14:pctHeight>
            </wp14:sizeRelV>
          </wp:anchor>
        </w:drawing>
      </w:r>
      <w:r w:rsidR="000721A3" w:rsidRPr="000721A3">
        <w:t xml:space="preserve">Examinando os gráficos de </w:t>
      </w:r>
      <w:r w:rsidR="003A4680" w:rsidRPr="000721A3">
        <w:t>auto correlação</w:t>
      </w:r>
      <w:r w:rsidR="000721A3" w:rsidRPr="000721A3">
        <w:t xml:space="preserve"> e </w:t>
      </w:r>
      <w:r w:rsidR="003A4680">
        <w:t>auto correlação</w:t>
      </w:r>
      <w:r w:rsidR="00382F95">
        <w:t xml:space="preserve"> parcial para</w:t>
      </w:r>
      <w:r w:rsidR="000721A3">
        <w:t xml:space="preserve"> PETR4</w:t>
      </w:r>
      <w:r w:rsidR="00382F95">
        <w:t xml:space="preserve"> (Figura 5), observa-se que</w:t>
      </w:r>
      <w:r>
        <w:t xml:space="preserve"> a linha da </w:t>
      </w:r>
      <w:r w:rsidR="003A4680">
        <w:t>auto correlação</w:t>
      </w:r>
      <w:r>
        <w:t xml:space="preserve"> cruza a linha de significância estatística por volta do valor 1 e a </w:t>
      </w:r>
      <w:r w:rsidR="003A4680">
        <w:t>auto correlação</w:t>
      </w:r>
      <w:r>
        <w:t xml:space="preserve"> parcial também chega a zero por volta do valor 1, sendo assim, foram executadas as interações para ARIMA(0,1,1), ARIMA (1,1,0) e ARIMA(1,1,1); a primeira apresentou um resultado sutilmente melhor, como se pode observar na Figura 6, avaliando o gráfico de </w:t>
      </w:r>
      <w:r w:rsidR="003A4680">
        <w:t>auto correlação</w:t>
      </w:r>
      <w:r>
        <w:t xml:space="preserve"> dos residuais para ARIMA(0,1,1). Como foi dito, </w:t>
      </w:r>
      <w:r w:rsidR="003A4680">
        <w:t>os erros residuais não têm</w:t>
      </w:r>
      <w:r>
        <w:t xml:space="preserve"> correlação estatística</w:t>
      </w:r>
      <w:r w:rsidRPr="000721A3">
        <w:t xml:space="preserve"> </w:t>
      </w:r>
      <w:r>
        <w:t>significativa (todos estão dentro da área sombreada), portanto o algoritmo está parametrizado de forma otimizada.</w:t>
      </w:r>
      <w:r w:rsidR="00D932C7" w:rsidRPr="0002509A">
        <w:rPr>
          <w:noProof/>
        </w:rPr>
        <w:t xml:space="preserve"> </w:t>
      </w:r>
      <w:r w:rsidR="00D932C7">
        <w:rPr>
          <w:noProof/>
        </w:rPr>
        <w:t xml:space="preserve">         </w:t>
      </w:r>
    </w:p>
    <w:p w14:paraId="037E6E2F" w14:textId="77777777" w:rsidR="0002509A" w:rsidRDefault="0002509A" w:rsidP="00653CE8">
      <w:pPr>
        <w:rPr>
          <w:rFonts w:ascii="Times New Roman" w:hAnsi="Times New Roman"/>
          <w:noProof/>
          <w:sz w:val="20"/>
          <w:szCs w:val="20"/>
        </w:rPr>
      </w:pPr>
    </w:p>
    <w:p w14:paraId="5F331792" w14:textId="77777777" w:rsidR="0002509A" w:rsidRDefault="0002509A" w:rsidP="00653CE8">
      <w:pPr>
        <w:rPr>
          <w:rFonts w:ascii="Times New Roman" w:hAnsi="Times New Roman"/>
          <w:noProof/>
          <w:sz w:val="20"/>
          <w:szCs w:val="20"/>
        </w:rPr>
      </w:pPr>
    </w:p>
    <w:p w14:paraId="2455B78D" w14:textId="77777777" w:rsidR="0002509A" w:rsidRDefault="0002509A" w:rsidP="00653CE8">
      <w:pPr>
        <w:rPr>
          <w:rFonts w:ascii="Times New Roman" w:hAnsi="Times New Roman"/>
          <w:noProof/>
          <w:sz w:val="20"/>
          <w:szCs w:val="20"/>
        </w:rPr>
      </w:pPr>
    </w:p>
    <w:p w14:paraId="076F51BA" w14:textId="77777777" w:rsidR="0002509A" w:rsidRPr="0002509A" w:rsidRDefault="0002509A" w:rsidP="00653CE8">
      <w:pPr>
        <w:rPr>
          <w:rFonts w:ascii="Times New Roman" w:hAnsi="Times New Roman"/>
          <w:noProof/>
          <w:sz w:val="20"/>
          <w:szCs w:val="20"/>
        </w:rPr>
      </w:pPr>
    </w:p>
    <w:p w14:paraId="1A41C095" w14:textId="528B9886" w:rsidR="00FF60D2" w:rsidRPr="00412CC3" w:rsidRDefault="00856B73" w:rsidP="006435CD">
      <w:pPr>
        <w:pStyle w:val="ListParagraph"/>
        <w:numPr>
          <w:ilvl w:val="0"/>
          <w:numId w:val="27"/>
        </w:numPr>
        <w:spacing w:after="160" w:line="276" w:lineRule="auto"/>
        <w:contextualSpacing/>
        <w:rPr>
          <w:rFonts w:ascii="Times New Roman" w:hAnsi="Times New Roman"/>
          <w:sz w:val="20"/>
          <w:szCs w:val="20"/>
        </w:rPr>
      </w:pPr>
      <w:r w:rsidRPr="00412CC3">
        <w:rPr>
          <w:rFonts w:ascii="Times New Roman" w:hAnsi="Times New Roman"/>
          <w:sz w:val="20"/>
          <w:szCs w:val="20"/>
        </w:rPr>
        <w:lastRenderedPageBreak/>
        <w:t xml:space="preserve">Raiz </w:t>
      </w:r>
      <w:r w:rsidR="0003531D">
        <w:rPr>
          <w:rFonts w:ascii="Times New Roman" w:hAnsi="Times New Roman"/>
          <w:sz w:val="20"/>
          <w:szCs w:val="20"/>
        </w:rPr>
        <w:t xml:space="preserve">Quadrada </w:t>
      </w:r>
      <w:r w:rsidRPr="00412CC3">
        <w:rPr>
          <w:rFonts w:ascii="Times New Roman" w:hAnsi="Times New Roman"/>
          <w:sz w:val="20"/>
          <w:szCs w:val="20"/>
        </w:rPr>
        <w:t>do Erro Quadrático Médio</w:t>
      </w:r>
      <w:r w:rsidR="00412CC3" w:rsidRPr="00412CC3">
        <w:rPr>
          <w:rFonts w:ascii="Times New Roman" w:hAnsi="Times New Roman"/>
          <w:sz w:val="20"/>
          <w:szCs w:val="20"/>
        </w:rPr>
        <w:t xml:space="preserve"> (RMSE -</w:t>
      </w:r>
      <w:r w:rsidRPr="00412CC3">
        <w:rPr>
          <w:rFonts w:ascii="Times New Roman" w:hAnsi="Times New Roman"/>
          <w:sz w:val="20"/>
          <w:szCs w:val="20"/>
        </w:rPr>
        <w:t xml:space="preserve"> </w:t>
      </w:r>
      <w:r w:rsidR="00653CE8" w:rsidRPr="00412CC3">
        <w:rPr>
          <w:rFonts w:ascii="Times New Roman" w:hAnsi="Times New Roman"/>
          <w:sz w:val="20"/>
          <w:szCs w:val="20"/>
        </w:rPr>
        <w:t>R</w:t>
      </w:r>
      <w:r w:rsidR="0032497B" w:rsidRPr="00412CC3">
        <w:rPr>
          <w:rFonts w:ascii="Times New Roman" w:hAnsi="Times New Roman"/>
          <w:sz w:val="20"/>
          <w:szCs w:val="20"/>
        </w:rPr>
        <w:t xml:space="preserve">oot </w:t>
      </w:r>
      <w:r w:rsidR="0032497B" w:rsidRPr="00AC0642">
        <w:rPr>
          <w:rFonts w:ascii="Times New Roman" w:hAnsi="Times New Roman"/>
          <w:sz w:val="20"/>
          <w:szCs w:val="20"/>
        </w:rPr>
        <w:t>Mean</w:t>
      </w:r>
      <w:r w:rsidR="0032497B" w:rsidRPr="00412CC3">
        <w:rPr>
          <w:rFonts w:ascii="Times New Roman" w:hAnsi="Times New Roman"/>
          <w:sz w:val="20"/>
          <w:szCs w:val="20"/>
        </w:rPr>
        <w:t xml:space="preserve"> </w:t>
      </w:r>
      <w:r w:rsidR="0032497B" w:rsidRPr="00AC0642">
        <w:rPr>
          <w:rFonts w:ascii="Times New Roman" w:hAnsi="Times New Roman"/>
          <w:sz w:val="20"/>
          <w:szCs w:val="20"/>
        </w:rPr>
        <w:t>Squared</w:t>
      </w:r>
      <w:r w:rsidR="0032497B" w:rsidRPr="00412CC3">
        <w:rPr>
          <w:rFonts w:ascii="Times New Roman" w:hAnsi="Times New Roman"/>
          <w:sz w:val="20"/>
          <w:szCs w:val="20"/>
        </w:rPr>
        <w:t xml:space="preserve"> </w:t>
      </w:r>
      <w:r w:rsidR="0032497B" w:rsidRPr="00AC0642">
        <w:rPr>
          <w:rFonts w:ascii="Times New Roman" w:hAnsi="Times New Roman"/>
          <w:noProof/>
          <w:sz w:val="20"/>
          <w:szCs w:val="20"/>
        </w:rPr>
        <w:t>Error</w:t>
      </w:r>
      <w:r w:rsidR="00412CC3" w:rsidRPr="00412CC3">
        <w:rPr>
          <w:rFonts w:ascii="Times New Roman" w:hAnsi="Times New Roman"/>
          <w:sz w:val="20"/>
          <w:szCs w:val="20"/>
        </w:rPr>
        <w:t>)</w:t>
      </w:r>
    </w:p>
    <w:p w14:paraId="5D89FC96" w14:textId="1451D4ED" w:rsidR="00AF6586" w:rsidRPr="0003531D" w:rsidRDefault="0003531D" w:rsidP="0002509A">
      <w:pPr>
        <w:spacing w:after="160" w:line="276" w:lineRule="auto"/>
        <w:ind w:firstLine="708"/>
        <w:contextualSpacing/>
        <w:rPr>
          <w:rFonts w:ascii="Times New Roman" w:hAnsi="Times New Roman"/>
          <w:sz w:val="20"/>
          <w:szCs w:val="20"/>
        </w:rPr>
      </w:pPr>
      <w:r w:rsidRPr="0003531D">
        <w:rPr>
          <w:rFonts w:ascii="Times New Roman" w:hAnsi="Times New Roman"/>
          <w:sz w:val="20"/>
          <w:szCs w:val="20"/>
        </w:rPr>
        <w:t>A raiz quadrada do erro quadr</w:t>
      </w:r>
      <w:r>
        <w:rPr>
          <w:rFonts w:ascii="Times New Roman" w:hAnsi="Times New Roman"/>
          <w:sz w:val="20"/>
          <w:szCs w:val="20"/>
        </w:rPr>
        <w:t xml:space="preserve">ático médio (RSME – </w:t>
      </w:r>
      <w:r w:rsidRPr="00AC0642">
        <w:rPr>
          <w:rFonts w:ascii="Times New Roman" w:hAnsi="Times New Roman"/>
          <w:sz w:val="20"/>
          <w:szCs w:val="20"/>
        </w:rPr>
        <w:t>Root Mean Square Error</w:t>
      </w:r>
      <w:r>
        <w:rPr>
          <w:rFonts w:ascii="Times New Roman" w:hAnsi="Times New Roman"/>
          <w:sz w:val="20"/>
          <w:szCs w:val="20"/>
        </w:rPr>
        <w:t>) foi usada para medir a precisão do algoritmo, representando o desvio padrão dos erros previstos (diferença entre os valores previstos e os valores de teste). Um procedimento similar a</w:t>
      </w:r>
      <w:r w:rsidR="00234DDF">
        <w:rPr>
          <w:rFonts w:ascii="Times New Roman" w:hAnsi="Times New Roman"/>
          <w:sz w:val="20"/>
          <w:szCs w:val="20"/>
        </w:rPr>
        <w:t>o descrito nas seções A e B dest</w:t>
      </w:r>
      <w:r>
        <w:rPr>
          <w:rFonts w:ascii="Times New Roman" w:hAnsi="Times New Roman"/>
          <w:sz w:val="20"/>
          <w:szCs w:val="20"/>
        </w:rPr>
        <w:t>e capítulo fo</w:t>
      </w:r>
      <w:r w:rsidR="00234DDF">
        <w:rPr>
          <w:rFonts w:ascii="Times New Roman" w:hAnsi="Times New Roman"/>
          <w:sz w:val="20"/>
          <w:szCs w:val="20"/>
        </w:rPr>
        <w:t>i</w:t>
      </w:r>
      <w:r>
        <w:rPr>
          <w:rFonts w:ascii="Times New Roman" w:hAnsi="Times New Roman"/>
          <w:sz w:val="20"/>
          <w:szCs w:val="20"/>
        </w:rPr>
        <w:t xml:space="preserve"> util</w:t>
      </w:r>
      <w:r w:rsidR="00234DDF">
        <w:rPr>
          <w:rFonts w:ascii="Times New Roman" w:hAnsi="Times New Roman"/>
          <w:sz w:val="20"/>
          <w:szCs w:val="20"/>
        </w:rPr>
        <w:t>izado</w:t>
      </w:r>
      <w:r>
        <w:rPr>
          <w:rFonts w:ascii="Times New Roman" w:hAnsi="Times New Roman"/>
          <w:sz w:val="20"/>
          <w:szCs w:val="20"/>
        </w:rPr>
        <w:t xml:space="preserve"> para os outros instrumentos (ITUB4 e BVMF3) e o</w:t>
      </w:r>
      <w:r w:rsidR="0002509A">
        <w:rPr>
          <w:rFonts w:ascii="Times New Roman" w:hAnsi="Times New Roman"/>
          <w:sz w:val="20"/>
          <w:szCs w:val="20"/>
        </w:rPr>
        <w:t>s</w:t>
      </w:r>
      <w:r>
        <w:rPr>
          <w:rFonts w:ascii="Times New Roman" w:hAnsi="Times New Roman"/>
          <w:sz w:val="20"/>
          <w:szCs w:val="20"/>
        </w:rPr>
        <w:t xml:space="preserve"> </w:t>
      </w:r>
      <w:r w:rsidR="0002509A">
        <w:rPr>
          <w:rFonts w:ascii="Times New Roman" w:hAnsi="Times New Roman"/>
          <w:sz w:val="20"/>
          <w:szCs w:val="20"/>
        </w:rPr>
        <w:t>R</w:t>
      </w:r>
      <w:r w:rsidR="00AA7A08">
        <w:rPr>
          <w:rFonts w:ascii="Times New Roman" w:hAnsi="Times New Roman"/>
          <w:sz w:val="20"/>
          <w:szCs w:val="20"/>
        </w:rPr>
        <w:t>MS</w:t>
      </w:r>
      <w:r w:rsidR="0002509A">
        <w:rPr>
          <w:rFonts w:ascii="Times New Roman" w:hAnsi="Times New Roman"/>
          <w:sz w:val="20"/>
          <w:szCs w:val="20"/>
        </w:rPr>
        <w:t>Es resultantes foram compilados na Tabela 1 abaixo:</w:t>
      </w:r>
    </w:p>
    <w:p w14:paraId="14B97D5A" w14:textId="77777777" w:rsidR="0032497B" w:rsidRPr="0002509A" w:rsidRDefault="0032497B" w:rsidP="0032497B">
      <w:pPr>
        <w:spacing w:after="160" w:line="276" w:lineRule="auto"/>
        <w:ind w:firstLine="708"/>
        <w:contextualSpacing/>
        <w:rPr>
          <w:rFonts w:ascii="Times New Roman" w:hAnsi="Times New Roman"/>
          <w:sz w:val="20"/>
          <w:szCs w:val="20"/>
        </w:rPr>
      </w:pPr>
    </w:p>
    <w:tbl>
      <w:tblPr>
        <w:tblStyle w:val="TableGrid"/>
        <w:tblW w:w="0" w:type="auto"/>
        <w:jc w:val="center"/>
        <w:tblLook w:val="04A0" w:firstRow="1" w:lastRow="0" w:firstColumn="1" w:lastColumn="0" w:noHBand="0" w:noVBand="1"/>
      </w:tblPr>
      <w:tblGrid>
        <w:gridCol w:w="2336"/>
        <w:gridCol w:w="2336"/>
        <w:gridCol w:w="2336"/>
        <w:gridCol w:w="2337"/>
      </w:tblGrid>
      <w:tr w:rsidR="0032497B" w14:paraId="0A35FF9D" w14:textId="77777777" w:rsidTr="007C07BD">
        <w:trPr>
          <w:jc w:val="center"/>
        </w:trPr>
        <w:tc>
          <w:tcPr>
            <w:tcW w:w="2336" w:type="dxa"/>
            <w:tcBorders>
              <w:top w:val="nil"/>
              <w:left w:val="nil"/>
              <w:bottom w:val="single" w:sz="4" w:space="0" w:color="auto"/>
            </w:tcBorders>
          </w:tcPr>
          <w:p w14:paraId="7486CCC6" w14:textId="77777777" w:rsidR="0032497B" w:rsidRPr="0002509A" w:rsidRDefault="0032497B" w:rsidP="00653CE8">
            <w:pPr>
              <w:spacing w:after="160" w:line="276" w:lineRule="auto"/>
              <w:contextualSpacing/>
              <w:rPr>
                <w:rFonts w:ascii="Times New Roman" w:hAnsi="Times New Roman"/>
                <w:sz w:val="20"/>
                <w:szCs w:val="20"/>
              </w:rPr>
            </w:pPr>
          </w:p>
        </w:tc>
        <w:tc>
          <w:tcPr>
            <w:tcW w:w="2336" w:type="dxa"/>
          </w:tcPr>
          <w:p w14:paraId="726ABCE4" w14:textId="35DC7561" w:rsidR="0032497B" w:rsidRPr="00E72741" w:rsidRDefault="0032497B" w:rsidP="0032497B">
            <w:pPr>
              <w:spacing w:after="160" w:line="276" w:lineRule="auto"/>
              <w:contextualSpacing/>
              <w:jc w:val="center"/>
              <w:rPr>
                <w:rFonts w:ascii="Times New Roman" w:hAnsi="Times New Roman"/>
                <w:b/>
                <w:sz w:val="20"/>
                <w:szCs w:val="20"/>
                <w:lang w:val="en-US"/>
              </w:rPr>
            </w:pPr>
            <w:r w:rsidRPr="00E72741">
              <w:rPr>
                <w:rFonts w:ascii="Times New Roman" w:hAnsi="Times New Roman"/>
                <w:b/>
                <w:sz w:val="20"/>
                <w:szCs w:val="20"/>
                <w:lang w:val="en-US"/>
              </w:rPr>
              <w:t>ARIMA (0,1,1)</w:t>
            </w:r>
          </w:p>
        </w:tc>
        <w:tc>
          <w:tcPr>
            <w:tcW w:w="2336" w:type="dxa"/>
          </w:tcPr>
          <w:p w14:paraId="03DD6580" w14:textId="69A73B03" w:rsidR="0032497B" w:rsidRPr="00E72741" w:rsidRDefault="0032497B" w:rsidP="0032497B">
            <w:pPr>
              <w:spacing w:after="160" w:line="276" w:lineRule="auto"/>
              <w:contextualSpacing/>
              <w:jc w:val="center"/>
              <w:rPr>
                <w:rFonts w:ascii="Times New Roman" w:hAnsi="Times New Roman"/>
                <w:b/>
                <w:sz w:val="20"/>
                <w:szCs w:val="20"/>
                <w:lang w:val="en-US"/>
              </w:rPr>
            </w:pPr>
            <w:r w:rsidRPr="00E72741">
              <w:rPr>
                <w:rFonts w:ascii="Times New Roman" w:hAnsi="Times New Roman"/>
                <w:b/>
                <w:sz w:val="20"/>
                <w:szCs w:val="20"/>
                <w:lang w:val="en-US"/>
              </w:rPr>
              <w:t>ARIMA(1,1,0)</w:t>
            </w:r>
          </w:p>
        </w:tc>
        <w:tc>
          <w:tcPr>
            <w:tcW w:w="2337" w:type="dxa"/>
          </w:tcPr>
          <w:p w14:paraId="5F8B9DEA" w14:textId="2AD4F576" w:rsidR="0032497B" w:rsidRPr="00E72741" w:rsidRDefault="0032497B" w:rsidP="0032497B">
            <w:pPr>
              <w:spacing w:after="160" w:line="276" w:lineRule="auto"/>
              <w:contextualSpacing/>
              <w:jc w:val="center"/>
              <w:rPr>
                <w:rFonts w:ascii="Times New Roman" w:hAnsi="Times New Roman"/>
                <w:b/>
                <w:sz w:val="20"/>
                <w:szCs w:val="20"/>
                <w:lang w:val="en-US"/>
              </w:rPr>
            </w:pPr>
            <w:r w:rsidRPr="00E72741">
              <w:rPr>
                <w:rFonts w:ascii="Times New Roman" w:hAnsi="Times New Roman"/>
                <w:b/>
                <w:sz w:val="20"/>
                <w:szCs w:val="20"/>
                <w:lang w:val="en-US"/>
              </w:rPr>
              <w:t>ARIMA(1,1,1)</w:t>
            </w:r>
          </w:p>
        </w:tc>
      </w:tr>
      <w:tr w:rsidR="0032497B" w14:paraId="2D99F915" w14:textId="77777777" w:rsidTr="00BC6C37">
        <w:trPr>
          <w:jc w:val="center"/>
        </w:trPr>
        <w:tc>
          <w:tcPr>
            <w:tcW w:w="2336" w:type="dxa"/>
            <w:tcBorders>
              <w:top w:val="single" w:sz="4" w:space="0" w:color="auto"/>
            </w:tcBorders>
            <w:shd w:val="clear" w:color="auto" w:fill="B8CCE4" w:themeFill="accent1" w:themeFillTint="66"/>
          </w:tcPr>
          <w:p w14:paraId="549BE933" w14:textId="0CD14A37" w:rsidR="0032497B" w:rsidRDefault="0032497B" w:rsidP="00653CE8">
            <w:pPr>
              <w:spacing w:after="160" w:line="276" w:lineRule="auto"/>
              <w:contextualSpacing/>
              <w:rPr>
                <w:rFonts w:ascii="Times New Roman" w:hAnsi="Times New Roman"/>
                <w:sz w:val="20"/>
                <w:szCs w:val="20"/>
                <w:lang w:val="en-US"/>
              </w:rPr>
            </w:pPr>
            <w:r>
              <w:rPr>
                <w:rFonts w:ascii="Times New Roman" w:hAnsi="Times New Roman"/>
                <w:sz w:val="20"/>
                <w:szCs w:val="20"/>
                <w:lang w:val="en-US"/>
              </w:rPr>
              <w:t>PETR4</w:t>
            </w:r>
          </w:p>
        </w:tc>
        <w:tc>
          <w:tcPr>
            <w:tcW w:w="2336" w:type="dxa"/>
            <w:shd w:val="clear" w:color="auto" w:fill="C2D69B" w:themeFill="accent3" w:themeFillTint="99"/>
          </w:tcPr>
          <w:p w14:paraId="7C4E2815" w14:textId="586250D8" w:rsidR="0032497B" w:rsidRPr="007C07BD" w:rsidRDefault="0032497B" w:rsidP="0032497B">
            <w:pPr>
              <w:spacing w:after="160" w:line="276" w:lineRule="auto"/>
              <w:contextualSpacing/>
              <w:jc w:val="center"/>
              <w:rPr>
                <w:rFonts w:ascii="Times New Roman" w:hAnsi="Times New Roman"/>
                <w:sz w:val="20"/>
                <w:szCs w:val="20"/>
                <w:lang w:val="en-US"/>
              </w:rPr>
            </w:pPr>
            <w:r w:rsidRPr="007C07BD">
              <w:rPr>
                <w:rFonts w:ascii="Times New Roman" w:hAnsi="Times New Roman"/>
                <w:sz w:val="20"/>
                <w:szCs w:val="20"/>
                <w:lang w:val="en-US"/>
              </w:rPr>
              <w:t>0.04934</w:t>
            </w:r>
          </w:p>
        </w:tc>
        <w:tc>
          <w:tcPr>
            <w:tcW w:w="2336" w:type="dxa"/>
          </w:tcPr>
          <w:p w14:paraId="5D64B6AC" w14:textId="04D0148B" w:rsidR="0032497B" w:rsidRDefault="0032497B" w:rsidP="0032497B">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0.04935</w:t>
            </w:r>
          </w:p>
        </w:tc>
        <w:tc>
          <w:tcPr>
            <w:tcW w:w="2337" w:type="dxa"/>
          </w:tcPr>
          <w:p w14:paraId="7BC0C6DD" w14:textId="11A990EF" w:rsidR="0032497B" w:rsidRDefault="0032497B" w:rsidP="0032497B">
            <w:pPr>
              <w:spacing w:after="160" w:line="276" w:lineRule="auto"/>
              <w:ind w:firstLine="708"/>
              <w:contextualSpacing/>
              <w:rPr>
                <w:rFonts w:ascii="Times New Roman" w:hAnsi="Times New Roman"/>
                <w:sz w:val="20"/>
                <w:szCs w:val="20"/>
                <w:lang w:val="en-US"/>
              </w:rPr>
            </w:pPr>
            <w:r>
              <w:rPr>
                <w:rFonts w:ascii="Times New Roman" w:hAnsi="Times New Roman"/>
                <w:sz w:val="20"/>
                <w:szCs w:val="20"/>
                <w:lang w:val="en-US"/>
              </w:rPr>
              <w:t>0.04958</w:t>
            </w:r>
          </w:p>
        </w:tc>
      </w:tr>
      <w:tr w:rsidR="0032497B" w14:paraId="30A59FF6" w14:textId="77777777" w:rsidTr="00BC6C37">
        <w:trPr>
          <w:jc w:val="center"/>
        </w:trPr>
        <w:tc>
          <w:tcPr>
            <w:tcW w:w="2336" w:type="dxa"/>
            <w:shd w:val="clear" w:color="auto" w:fill="B8CCE4" w:themeFill="accent1" w:themeFillTint="66"/>
          </w:tcPr>
          <w:p w14:paraId="06F56A95" w14:textId="12414D29" w:rsidR="0032497B" w:rsidRDefault="0032497B" w:rsidP="00653CE8">
            <w:pPr>
              <w:spacing w:after="160" w:line="276" w:lineRule="auto"/>
              <w:contextualSpacing/>
              <w:rPr>
                <w:rFonts w:ascii="Times New Roman" w:hAnsi="Times New Roman"/>
                <w:sz w:val="20"/>
                <w:szCs w:val="20"/>
                <w:lang w:val="en-US"/>
              </w:rPr>
            </w:pPr>
            <w:r>
              <w:rPr>
                <w:rFonts w:ascii="Times New Roman" w:hAnsi="Times New Roman"/>
                <w:sz w:val="20"/>
                <w:szCs w:val="20"/>
                <w:lang w:val="en-US"/>
              </w:rPr>
              <w:t>ITUB4</w:t>
            </w:r>
          </w:p>
        </w:tc>
        <w:tc>
          <w:tcPr>
            <w:tcW w:w="2336" w:type="dxa"/>
          </w:tcPr>
          <w:p w14:paraId="10068257" w14:textId="155B8466" w:rsidR="0032497B" w:rsidRDefault="00E72741" w:rsidP="00E72741">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0.10901</w:t>
            </w:r>
          </w:p>
        </w:tc>
        <w:tc>
          <w:tcPr>
            <w:tcW w:w="2336" w:type="dxa"/>
            <w:shd w:val="clear" w:color="auto" w:fill="C2D69B" w:themeFill="accent3" w:themeFillTint="99"/>
          </w:tcPr>
          <w:p w14:paraId="64C2FD86" w14:textId="002FA147" w:rsidR="0032497B" w:rsidRDefault="0032497B" w:rsidP="0032497B">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0.10882</w:t>
            </w:r>
          </w:p>
        </w:tc>
        <w:tc>
          <w:tcPr>
            <w:tcW w:w="2337" w:type="dxa"/>
          </w:tcPr>
          <w:p w14:paraId="2784E72E" w14:textId="74514559" w:rsidR="0032497B" w:rsidRDefault="00E72741" w:rsidP="00E72741">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0.11225</w:t>
            </w:r>
          </w:p>
        </w:tc>
      </w:tr>
      <w:tr w:rsidR="0032497B" w14:paraId="66F20497" w14:textId="77777777" w:rsidTr="00BC6C37">
        <w:trPr>
          <w:jc w:val="center"/>
        </w:trPr>
        <w:tc>
          <w:tcPr>
            <w:tcW w:w="2336" w:type="dxa"/>
            <w:shd w:val="clear" w:color="auto" w:fill="B8CCE4" w:themeFill="accent1" w:themeFillTint="66"/>
          </w:tcPr>
          <w:p w14:paraId="5CF66872" w14:textId="0F465B22" w:rsidR="0032497B" w:rsidRDefault="0032497B" w:rsidP="00653CE8">
            <w:pPr>
              <w:spacing w:after="160" w:line="276" w:lineRule="auto"/>
              <w:contextualSpacing/>
              <w:rPr>
                <w:rFonts w:ascii="Times New Roman" w:hAnsi="Times New Roman"/>
                <w:sz w:val="20"/>
                <w:szCs w:val="20"/>
                <w:lang w:val="en-US"/>
              </w:rPr>
            </w:pPr>
            <w:r>
              <w:rPr>
                <w:rFonts w:ascii="Times New Roman" w:hAnsi="Times New Roman"/>
                <w:sz w:val="20"/>
                <w:szCs w:val="20"/>
                <w:lang w:val="en-US"/>
              </w:rPr>
              <w:t>BVMF3</w:t>
            </w:r>
          </w:p>
        </w:tc>
        <w:tc>
          <w:tcPr>
            <w:tcW w:w="2336" w:type="dxa"/>
          </w:tcPr>
          <w:p w14:paraId="7411D393" w14:textId="6C8232E1" w:rsidR="0032497B" w:rsidRDefault="00E72741" w:rsidP="00E72741">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0.07148</w:t>
            </w:r>
          </w:p>
        </w:tc>
        <w:tc>
          <w:tcPr>
            <w:tcW w:w="2336" w:type="dxa"/>
            <w:shd w:val="clear" w:color="auto" w:fill="C2D69B" w:themeFill="accent3" w:themeFillTint="99"/>
          </w:tcPr>
          <w:p w14:paraId="6AEE9966" w14:textId="70E2C8E0" w:rsidR="0032497B" w:rsidRDefault="00E72741" w:rsidP="00E72741">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0.07112</w:t>
            </w:r>
          </w:p>
        </w:tc>
        <w:tc>
          <w:tcPr>
            <w:tcW w:w="2337" w:type="dxa"/>
          </w:tcPr>
          <w:p w14:paraId="5E7FC694" w14:textId="7D366C02" w:rsidR="0032497B" w:rsidRDefault="00E72741" w:rsidP="00F20B02">
            <w:pPr>
              <w:keepNext/>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0.07419</w:t>
            </w:r>
          </w:p>
        </w:tc>
      </w:tr>
    </w:tbl>
    <w:p w14:paraId="7F773761" w14:textId="4E3A8247" w:rsidR="00021EFE" w:rsidRPr="0002509A" w:rsidRDefault="00F20B02" w:rsidP="00F20B02">
      <w:pPr>
        <w:pStyle w:val="Caption"/>
        <w:rPr>
          <w:rFonts w:ascii="Times New Roman" w:hAnsi="Times New Roman"/>
          <w:color w:val="auto"/>
          <w:sz w:val="20"/>
          <w:szCs w:val="20"/>
        </w:rPr>
      </w:pPr>
      <w:r w:rsidRPr="0002509A">
        <w:rPr>
          <w:rFonts w:ascii="Times New Roman" w:hAnsi="Times New Roman"/>
          <w:color w:val="auto"/>
        </w:rPr>
        <w:t>Ta</w:t>
      </w:r>
      <w:r w:rsidR="0002509A" w:rsidRPr="0002509A">
        <w:rPr>
          <w:rFonts w:ascii="Times New Roman" w:hAnsi="Times New Roman"/>
          <w:color w:val="auto"/>
        </w:rPr>
        <w:t>bela</w:t>
      </w:r>
      <w:r w:rsidRPr="0002509A">
        <w:rPr>
          <w:rFonts w:ascii="Times New Roman" w:hAnsi="Times New Roman"/>
          <w:color w:val="auto"/>
        </w:rPr>
        <w:t xml:space="preserve"> 1 </w:t>
      </w:r>
      <w:r w:rsidR="0002509A" w:rsidRPr="0002509A">
        <w:rPr>
          <w:rFonts w:ascii="Times New Roman" w:hAnsi="Times New Roman"/>
          <w:color w:val="auto"/>
        </w:rPr>
        <w:t>–</w:t>
      </w:r>
      <w:r w:rsidRPr="0002509A">
        <w:rPr>
          <w:rFonts w:ascii="Times New Roman" w:hAnsi="Times New Roman"/>
          <w:color w:val="auto"/>
        </w:rPr>
        <w:t xml:space="preserve"> </w:t>
      </w:r>
      <w:r w:rsidR="0002509A" w:rsidRPr="0002509A">
        <w:rPr>
          <w:rFonts w:ascii="Times New Roman" w:hAnsi="Times New Roman"/>
          <w:color w:val="auto"/>
        </w:rPr>
        <w:t xml:space="preserve">Comparação do RSME entre todos os modelos de ARIMA </w:t>
      </w:r>
      <w:r w:rsidR="0002509A">
        <w:rPr>
          <w:rFonts w:ascii="Times New Roman" w:hAnsi="Times New Roman"/>
          <w:color w:val="auto"/>
        </w:rPr>
        <w:t>testados para cada instrumento</w:t>
      </w:r>
    </w:p>
    <w:p w14:paraId="32920B41" w14:textId="7919C1D0" w:rsidR="00516EF0" w:rsidRPr="0002509A" w:rsidRDefault="0002509A" w:rsidP="0002509A">
      <w:pPr>
        <w:pStyle w:val="Pargrafo"/>
      </w:pPr>
      <w:r>
        <w:t>Como observado, os R</w:t>
      </w:r>
      <w:r w:rsidR="00AA7A08">
        <w:t>MS</w:t>
      </w:r>
      <w:r>
        <w:t xml:space="preserve">Es são bastante similares para p = 0 </w:t>
      </w:r>
      <w:r>
        <w:sym w:font="Wingdings" w:char="F0E0"/>
      </w:r>
      <w:r>
        <w:t xml:space="preserve"> 1 e q = 0 </w:t>
      </w:r>
      <w:r>
        <w:sym w:font="Wingdings" w:char="F0E0"/>
      </w:r>
      <w:r>
        <w:t xml:space="preserve"> 1, que indica que a forma com que os valores temporais dos instrumentos observados (parte </w:t>
      </w:r>
      <w:r w:rsidR="00234DDF">
        <w:t>auto regressiva</w:t>
      </w:r>
      <w:r>
        <w:t xml:space="preserve"> do algoritmo) é semelhante à forma como seus erros residuais se correlacionam (parte do algoritmo referente às médias móveis).</w:t>
      </w:r>
    </w:p>
    <w:p w14:paraId="6785DB9C" w14:textId="00F2FFEA" w:rsidR="00FF60D2" w:rsidRDefault="0002509A" w:rsidP="006435CD">
      <w:pPr>
        <w:pStyle w:val="ListParagraph"/>
        <w:numPr>
          <w:ilvl w:val="0"/>
          <w:numId w:val="27"/>
        </w:numPr>
        <w:spacing w:after="160" w:line="276" w:lineRule="auto"/>
        <w:contextualSpacing/>
        <w:rPr>
          <w:rFonts w:ascii="Times New Roman" w:hAnsi="Times New Roman"/>
          <w:sz w:val="20"/>
          <w:szCs w:val="20"/>
          <w:lang w:val="en-US"/>
        </w:rPr>
      </w:pPr>
      <w:r w:rsidRPr="00234DDF">
        <w:rPr>
          <w:rFonts w:ascii="Times New Roman" w:hAnsi="Times New Roman"/>
          <w:sz w:val="20"/>
          <w:szCs w:val="20"/>
        </w:rPr>
        <w:t>Gráficos</w:t>
      </w:r>
      <w:r>
        <w:rPr>
          <w:rFonts w:ascii="Times New Roman" w:hAnsi="Times New Roman"/>
          <w:sz w:val="20"/>
          <w:szCs w:val="20"/>
          <w:lang w:val="en-US"/>
        </w:rPr>
        <w:t xml:space="preserve"> das </w:t>
      </w:r>
      <w:r w:rsidRPr="00234DDF">
        <w:rPr>
          <w:rFonts w:ascii="Times New Roman" w:hAnsi="Times New Roman"/>
          <w:sz w:val="20"/>
          <w:szCs w:val="20"/>
        </w:rPr>
        <w:t>previsões</w:t>
      </w:r>
    </w:p>
    <w:p w14:paraId="5A37E12B" w14:textId="0BCA5805" w:rsidR="00953F0A" w:rsidRPr="001155FA" w:rsidRDefault="001155FA" w:rsidP="001155FA">
      <w:pPr>
        <w:pStyle w:val="Pargrafo"/>
      </w:pPr>
      <w:r>
        <w:rPr>
          <w:noProof/>
        </w:rPr>
        <mc:AlternateContent>
          <mc:Choice Requires="wps">
            <w:drawing>
              <wp:anchor distT="0" distB="0" distL="114300" distR="114300" simplePos="0" relativeHeight="251715584" behindDoc="1" locked="0" layoutInCell="1" allowOverlap="1" wp14:anchorId="36A4AA31" wp14:editId="157B4F33">
                <wp:simplePos x="0" y="0"/>
                <wp:positionH relativeFrom="margin">
                  <wp:posOffset>1785620</wp:posOffset>
                </wp:positionH>
                <wp:positionV relativeFrom="paragraph">
                  <wp:posOffset>686435</wp:posOffset>
                </wp:positionV>
                <wp:extent cx="2762250" cy="200025"/>
                <wp:effectExtent l="0" t="0" r="0" b="9525"/>
                <wp:wrapTight wrapText="bothSides">
                  <wp:wrapPolygon edited="0">
                    <wp:start x="0" y="0"/>
                    <wp:lineTo x="0" y="20571"/>
                    <wp:lineTo x="21451" y="20571"/>
                    <wp:lineTo x="21451" y="0"/>
                    <wp:lineTo x="0" y="0"/>
                  </wp:wrapPolygon>
                </wp:wrapTight>
                <wp:docPr id="14" name="Caixa de Texto 31"/>
                <wp:cNvGraphicFramePr/>
                <a:graphic xmlns:a="http://schemas.openxmlformats.org/drawingml/2006/main">
                  <a:graphicData uri="http://schemas.microsoft.com/office/word/2010/wordprocessingShape">
                    <wps:wsp>
                      <wps:cNvSpPr txBox="1"/>
                      <wps:spPr>
                        <a:xfrm>
                          <a:off x="0" y="0"/>
                          <a:ext cx="2762250" cy="200025"/>
                        </a:xfrm>
                        <a:prstGeom prst="rect">
                          <a:avLst/>
                        </a:prstGeom>
                        <a:solidFill>
                          <a:prstClr val="white"/>
                        </a:solidFill>
                        <a:ln>
                          <a:noFill/>
                        </a:ln>
                      </wps:spPr>
                      <wps:txbx>
                        <w:txbxContent>
                          <w:p w14:paraId="2A85D736" w14:textId="145FC9BE" w:rsidR="001155FA" w:rsidRPr="00856B73" w:rsidRDefault="001155FA" w:rsidP="001155FA">
                            <w:pPr>
                              <w:pStyle w:val="Caption"/>
                              <w:rPr>
                                <w:rFonts w:ascii="Times New Roman" w:hAnsi="Times New Roman"/>
                                <w:noProof/>
                                <w:color w:val="auto"/>
                                <w:sz w:val="20"/>
                                <w:szCs w:val="20"/>
                              </w:rPr>
                            </w:pPr>
                            <w:r w:rsidRPr="001155FA">
                              <w:rPr>
                                <w:rFonts w:ascii="Times New Roman" w:hAnsi="Times New Roman"/>
                                <w:color w:val="auto"/>
                              </w:rPr>
                              <w:t>Figura 7 – Previsões para PETR4 no mês de maio de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A4AA31" id="_x0000_s1042" type="#_x0000_t202" style="position:absolute;left:0;text-align:left;margin-left:140.6pt;margin-top:54.05pt;width:217.5pt;height:15.7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" stroked="f">
                <v:textbox inset="0,0,0,0">
                  <w:txbxContent>
                    <w:p w14:paraId="2A85D736" w14:textId="145FC9BE" w:rsidR="001155FA" w:rsidRPr="00856B73" w:rsidRDefault="001155FA" w:rsidP="001155FA">
                      <w:pPr>
                        <w:pStyle w:val="Caption"/>
                        <w:rPr>
                          <w:rFonts w:ascii="Times New Roman" w:hAnsi="Times New Roman"/>
                          <w:noProof/>
                          <w:color w:val="auto"/>
                          <w:sz w:val="20"/>
                          <w:szCs w:val="20"/>
                        </w:rPr>
                      </w:pPr>
                      <w:r w:rsidRPr="001155FA">
                        <w:rPr>
                          <w:rFonts w:ascii="Times New Roman" w:hAnsi="Times New Roman"/>
                          <w:color w:val="auto"/>
                        </w:rPr>
                        <w:t>Figura 7 – Previsões para PETR4 no mês de maio de 2017</w:t>
                      </w:r>
                    </w:p>
                  </w:txbxContent>
                </v:textbox>
                <w10:wrap type="tight" anchorx="margin"/>
              </v:shape>
            </w:pict>
          </mc:Fallback>
        </mc:AlternateContent>
      </w:r>
      <w:r>
        <w:rPr>
          <w:noProof/>
        </w:rPr>
        <w:drawing>
          <wp:anchor distT="0" distB="0" distL="114300" distR="114300" simplePos="0" relativeHeight="251691008" behindDoc="0" locked="0" layoutInCell="1" allowOverlap="1" wp14:anchorId="33A507C0" wp14:editId="231DA00A">
            <wp:simplePos x="0" y="0"/>
            <wp:positionH relativeFrom="margin">
              <wp:posOffset>821690</wp:posOffset>
            </wp:positionH>
            <wp:positionV relativeFrom="paragraph">
              <wp:posOffset>637540</wp:posOffset>
            </wp:positionV>
            <wp:extent cx="4608830" cy="2294255"/>
            <wp:effectExtent l="0" t="0" r="1270" b="0"/>
            <wp:wrapSquare wrapText="bothSides"/>
            <wp:docPr id="15" name="Imagem 15" descr="C:\Users\masantana\Desktop\ARIMA_predictions\PET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santana\Desktop\ARIMA_predictions\PETR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883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2509A" w:rsidRPr="0002509A">
        <w:t xml:space="preserve">Os gráficos das previsões foram produzidos usando os melhores </w:t>
      </w:r>
      <w:r w:rsidR="0002509A">
        <w:t>parâmetros para cada ação (de acordo com a Tabela 1). O gráfico para PETR4 (Figura 7) é um exemplo de como foi a previsão para os primeiros 100 preços usando o modelo ARIMA (0,1,1).</w:t>
      </w:r>
      <w:r>
        <w:t xml:space="preserve"> </w:t>
      </w:r>
    </w:p>
    <w:p w14:paraId="1546D474" w14:textId="7CEEE665" w:rsidR="00FF60D2" w:rsidRPr="001155FA" w:rsidRDefault="00FF60D2" w:rsidP="00A856C6">
      <w:pPr>
        <w:pStyle w:val="ListParagraph"/>
        <w:numPr>
          <w:ilvl w:val="0"/>
          <w:numId w:val="29"/>
        </w:numPr>
        <w:spacing w:after="160" w:line="276" w:lineRule="auto"/>
        <w:contextualSpacing/>
        <w:rPr>
          <w:rFonts w:ascii="Times New Roman" w:hAnsi="Times New Roman"/>
          <w:sz w:val="20"/>
          <w:szCs w:val="20"/>
        </w:rPr>
      </w:pPr>
      <w:r w:rsidRPr="001155FA">
        <w:rPr>
          <w:rFonts w:ascii="Times New Roman" w:hAnsi="Times New Roman"/>
          <w:b/>
          <w:sz w:val="20"/>
          <w:szCs w:val="20"/>
        </w:rPr>
        <w:t>LSTM</w:t>
      </w:r>
      <w:r w:rsidR="00A35C84" w:rsidRPr="001155FA">
        <w:rPr>
          <w:rFonts w:ascii="Times New Roman" w:hAnsi="Times New Roman"/>
          <w:b/>
          <w:sz w:val="20"/>
          <w:szCs w:val="20"/>
        </w:rPr>
        <w:t xml:space="preserve"> (Long Short </w:t>
      </w:r>
      <w:r w:rsidR="00A35C84" w:rsidRPr="00AC0642">
        <w:rPr>
          <w:rFonts w:ascii="Times New Roman" w:hAnsi="Times New Roman"/>
          <w:b/>
          <w:sz w:val="20"/>
          <w:szCs w:val="20"/>
        </w:rPr>
        <w:t>Term</w:t>
      </w:r>
      <w:r w:rsidR="00A35C84" w:rsidRPr="001155FA">
        <w:rPr>
          <w:rFonts w:ascii="Times New Roman" w:hAnsi="Times New Roman"/>
          <w:b/>
          <w:sz w:val="20"/>
          <w:szCs w:val="20"/>
        </w:rPr>
        <w:t xml:space="preserve"> </w:t>
      </w:r>
      <w:r w:rsidR="00A35C84" w:rsidRPr="00AC0642">
        <w:rPr>
          <w:rFonts w:ascii="Times New Roman" w:hAnsi="Times New Roman"/>
          <w:b/>
          <w:sz w:val="20"/>
          <w:szCs w:val="20"/>
        </w:rPr>
        <w:t>Memory</w:t>
      </w:r>
      <w:r w:rsidR="001155FA" w:rsidRPr="001155FA">
        <w:rPr>
          <w:rFonts w:ascii="Times New Roman" w:hAnsi="Times New Roman"/>
          <w:b/>
          <w:sz w:val="20"/>
          <w:szCs w:val="20"/>
        </w:rPr>
        <w:t xml:space="preserve"> – Memória de </w:t>
      </w:r>
      <w:r w:rsidR="006E2831">
        <w:rPr>
          <w:rFonts w:ascii="Times New Roman" w:hAnsi="Times New Roman"/>
          <w:b/>
          <w:sz w:val="20"/>
          <w:szCs w:val="20"/>
        </w:rPr>
        <w:t>Longa</w:t>
      </w:r>
      <w:r w:rsidR="001155FA" w:rsidRPr="001155FA">
        <w:rPr>
          <w:rFonts w:ascii="Times New Roman" w:hAnsi="Times New Roman"/>
          <w:b/>
          <w:sz w:val="20"/>
          <w:szCs w:val="20"/>
        </w:rPr>
        <w:t xml:space="preserve"> e </w:t>
      </w:r>
      <w:r w:rsidR="006E2831">
        <w:rPr>
          <w:rFonts w:ascii="Times New Roman" w:hAnsi="Times New Roman"/>
          <w:b/>
          <w:sz w:val="20"/>
          <w:szCs w:val="20"/>
        </w:rPr>
        <w:t xml:space="preserve">Curta </w:t>
      </w:r>
      <w:r w:rsidR="001155FA" w:rsidRPr="001155FA">
        <w:rPr>
          <w:rFonts w:ascii="Times New Roman" w:hAnsi="Times New Roman"/>
          <w:b/>
          <w:sz w:val="20"/>
          <w:szCs w:val="20"/>
        </w:rPr>
        <w:t>Duração</w:t>
      </w:r>
      <w:r w:rsidR="00A35C84" w:rsidRPr="001155FA">
        <w:rPr>
          <w:rFonts w:ascii="Times New Roman" w:hAnsi="Times New Roman"/>
          <w:b/>
          <w:sz w:val="20"/>
          <w:szCs w:val="20"/>
        </w:rPr>
        <w:t>)</w:t>
      </w:r>
    </w:p>
    <w:p w14:paraId="66552999" w14:textId="079D68E5" w:rsidR="00E83983" w:rsidRPr="001155FA" w:rsidRDefault="00E83983" w:rsidP="00A856C6">
      <w:pPr>
        <w:pStyle w:val="ListParagraph"/>
        <w:spacing w:after="160" w:line="276" w:lineRule="auto"/>
        <w:ind w:left="1080"/>
        <w:contextualSpacing/>
        <w:rPr>
          <w:rFonts w:ascii="Times New Roman" w:hAnsi="Times New Roman"/>
          <w:sz w:val="20"/>
          <w:szCs w:val="20"/>
        </w:rPr>
      </w:pPr>
    </w:p>
    <w:p w14:paraId="59512561" w14:textId="5601AE38" w:rsidR="00FF60D2" w:rsidRPr="00234DDF" w:rsidRDefault="001155FA" w:rsidP="00A856C6">
      <w:pPr>
        <w:pStyle w:val="ListParagraph"/>
        <w:numPr>
          <w:ilvl w:val="0"/>
          <w:numId w:val="28"/>
        </w:numPr>
        <w:spacing w:after="160" w:line="276" w:lineRule="auto"/>
        <w:contextualSpacing/>
        <w:rPr>
          <w:rFonts w:ascii="Times New Roman" w:hAnsi="Times New Roman"/>
          <w:sz w:val="20"/>
          <w:szCs w:val="20"/>
        </w:rPr>
      </w:pPr>
      <w:r w:rsidRPr="00234DDF">
        <w:rPr>
          <w:rFonts w:ascii="Times New Roman" w:hAnsi="Times New Roman"/>
          <w:sz w:val="20"/>
          <w:szCs w:val="20"/>
        </w:rPr>
        <w:t>Algoritmo</w:t>
      </w:r>
    </w:p>
    <w:p w14:paraId="3FA92F9F" w14:textId="77777777" w:rsidR="009C212F" w:rsidRDefault="001155FA" w:rsidP="001155FA">
      <w:pPr>
        <w:pStyle w:val="Pargrafo"/>
      </w:pPr>
      <w:r w:rsidRPr="005C1A3C">
        <w:t xml:space="preserve">Redes Neurais Artificiais são modelos matemáticos inspirados no funcionamento das redes neurais biológicas. </w:t>
      </w:r>
      <w:r w:rsidRPr="001155FA">
        <w:t xml:space="preserve">Elas são compostas de unidades interconectadas chamadas de neurônios artificiais, que </w:t>
      </w:r>
      <w:r>
        <w:t xml:space="preserve">processam dados recebidos nas suas entradas usando uma função de ativação e produzindo um dado de saída. Na sua forma mais tradicional, os neurônios são dispostos em camadas, sendo que a camada que se conecta com os dados de entrada é chamada de camada de entrada, seguida por diversas camadas intermediárias de neurônios, chamadas camadas escondidas, que por fim se conectam com uma camada de saída, de neurônios que trazem os dados processados para </w:t>
      </w:r>
      <w:r w:rsidR="009C212F">
        <w:t>fora da rede. As conexões entre os neurônios têm um peso, que indica o quanto a ativação do neurônio anterior deve influenciar a ativação do neurônio posterior.</w:t>
      </w:r>
    </w:p>
    <w:p w14:paraId="30A736A9" w14:textId="4F4DC41A" w:rsidR="001155FA" w:rsidRDefault="009C212F" w:rsidP="001155FA">
      <w:pPr>
        <w:pStyle w:val="Pargrafo"/>
      </w:pPr>
      <w:r>
        <w:t xml:space="preserve">As arquiteturas recentes de redes neurais que contam com diversas camadas escondidas deram origem ao termo </w:t>
      </w:r>
      <w:r w:rsidRPr="009C212F">
        <w:rPr>
          <w:i/>
        </w:rPr>
        <w:t>“deep learning”</w:t>
      </w:r>
      <w:r>
        <w:t>, ou aprendizado profundo. Recentemente o deep learning ganhou bastante popularidade, sendo um dos algoritmos mais populares na inteligência artificial. Esse tipo de algoritmo é usado intensamente em aplicações de visão computacional, reconhecimento de fala, processamento de imagens e previsão.</w:t>
      </w:r>
    </w:p>
    <w:p w14:paraId="7568FEBF" w14:textId="156EC9C1" w:rsidR="009C212F" w:rsidRDefault="009C212F" w:rsidP="001155FA">
      <w:pPr>
        <w:pStyle w:val="Pargrafo"/>
      </w:pPr>
      <w:r>
        <w:t xml:space="preserve">Como fortes ferramentas para identificação e padrões, as redes neurais foram decisivas para os que acreditam que o mercado não é aleatório, mas sim caótico. Portanto, a capacidade de uma rede neural de capturar padrões de comportamento remotos a torna uma ferramenta adequada para modelar sistemas caóticos que aparentam funcionar </w:t>
      </w:r>
      <w:r>
        <w:lastRenderedPageBreak/>
        <w:t>por meio de regras ocultas</w:t>
      </w:r>
      <w:r w:rsidRPr="009C212F">
        <w:rPr>
          <w:vertAlign w:val="superscript"/>
        </w:rPr>
        <w:t>[5]</w:t>
      </w:r>
      <w:r>
        <w:t xml:space="preserve">. Porém, a previsão no mercado de ações é bastante baseada em dados observados historicamente, assim as redes neurais tradicionais onde os dados fluem sempre </w:t>
      </w:r>
      <w:r w:rsidR="00AF5493">
        <w:t xml:space="preserve">da entrada para a saída </w:t>
      </w:r>
      <w:r>
        <w:t xml:space="preserve">(feed </w:t>
      </w:r>
      <w:r w:rsidRPr="00AC0642">
        <w:t>forward</w:t>
      </w:r>
      <w:r>
        <w:t>)</w:t>
      </w:r>
      <w:r w:rsidR="00AF5493">
        <w:t xml:space="preserve"> não são ideais, por não conseguirem guardar as informações temporais necessárias para enxergar comportamentos </w:t>
      </w:r>
      <w:r w:rsidR="00234DDF">
        <w:t>sazonais</w:t>
      </w:r>
      <w:r w:rsidR="00AF5493">
        <w:t>.</w:t>
      </w:r>
    </w:p>
    <w:p w14:paraId="70936B2F" w14:textId="44FD3F36" w:rsidR="00AF5493" w:rsidRPr="001155FA" w:rsidRDefault="00AF5493" w:rsidP="001155FA">
      <w:pPr>
        <w:pStyle w:val="Pargrafo"/>
      </w:pPr>
      <w:r>
        <w:t xml:space="preserve">Porém, existe um tipo especializado de rede neural dotado de uma memória de estado, chamado rede neural recorrente (RNN </w:t>
      </w:r>
      <w:r w:rsidRPr="00AC0642">
        <w:t>– Recurrent Neural Network</w:t>
      </w:r>
      <w:r>
        <w:t>), que é frequentemente utilizado na análise de padrões em séries temporais. A diferença principal entre a rede tradicional e a RNN é a estrutura do neurônio artificial (Figura 8).</w:t>
      </w:r>
    </w:p>
    <w:p w14:paraId="49CAB4FC" w14:textId="426ED2F5" w:rsidR="00001092" w:rsidRPr="005C1A3C" w:rsidRDefault="00AF5493" w:rsidP="00496CBF">
      <w:pPr>
        <w:spacing w:after="160" w:line="276" w:lineRule="auto"/>
        <w:ind w:firstLine="708"/>
        <w:contextualSpacing/>
        <w:jc w:val="both"/>
        <w:rPr>
          <w:rFonts w:ascii="Times New Roman" w:hAnsi="Times New Roman"/>
          <w:sz w:val="20"/>
          <w:szCs w:val="20"/>
        </w:rPr>
      </w:pPr>
      <w:r>
        <w:rPr>
          <w:noProof/>
        </w:rPr>
        <mc:AlternateContent>
          <mc:Choice Requires="wps">
            <w:drawing>
              <wp:anchor distT="0" distB="0" distL="114300" distR="114300" simplePos="0" relativeHeight="251716608" behindDoc="0" locked="0" layoutInCell="1" allowOverlap="1" wp14:anchorId="16EC11FA" wp14:editId="71133138">
                <wp:simplePos x="0" y="0"/>
                <wp:positionH relativeFrom="margin">
                  <wp:posOffset>928370</wp:posOffset>
                </wp:positionH>
                <wp:positionV relativeFrom="paragraph">
                  <wp:posOffset>69850</wp:posOffset>
                </wp:positionV>
                <wp:extent cx="3390900" cy="635"/>
                <wp:effectExtent l="0" t="0" r="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62083CDA" w14:textId="2ECE3D84" w:rsidR="007934C2" w:rsidRPr="00772B94" w:rsidRDefault="007934C2" w:rsidP="00772B94">
                            <w:pPr>
                              <w:pStyle w:val="Caption"/>
                              <w:jc w:val="center"/>
                              <w:rPr>
                                <w:rFonts w:ascii="Times New Roman" w:hAnsi="Times New Roman"/>
                                <w:noProof/>
                                <w:color w:val="auto"/>
                                <w:sz w:val="20"/>
                                <w:szCs w:val="20"/>
                              </w:rPr>
                            </w:pPr>
                            <w:r w:rsidRPr="00AF5493">
                              <w:rPr>
                                <w:rFonts w:ascii="Times New Roman" w:hAnsi="Times New Roman"/>
                                <w:color w:val="auto"/>
                              </w:rPr>
                              <w:t>Figur</w:t>
                            </w:r>
                            <w:r w:rsidR="00AF5493" w:rsidRPr="00AF5493">
                              <w:rPr>
                                <w:rFonts w:ascii="Times New Roman" w:hAnsi="Times New Roman"/>
                                <w:color w:val="auto"/>
                              </w:rPr>
                              <w:t>a</w:t>
                            </w:r>
                            <w:r w:rsidRPr="00AF5493">
                              <w:rPr>
                                <w:rFonts w:ascii="Times New Roman" w:hAnsi="Times New Roman"/>
                                <w:color w:val="auto"/>
                              </w:rPr>
                              <w:t xml:space="preserve"> 8 </w:t>
                            </w:r>
                            <w:r w:rsidR="00AF5493" w:rsidRPr="00AF5493">
                              <w:rPr>
                                <w:rFonts w:ascii="Times New Roman" w:hAnsi="Times New Roman"/>
                                <w:color w:val="auto"/>
                              </w:rPr>
                              <w:t>–</w:t>
                            </w:r>
                            <w:r w:rsidRPr="00AF5493">
                              <w:rPr>
                                <w:rFonts w:ascii="Times New Roman" w:hAnsi="Times New Roman"/>
                                <w:color w:val="auto"/>
                              </w:rPr>
                              <w:t xml:space="preserve"> </w:t>
                            </w:r>
                            <w:r w:rsidR="00AF5493" w:rsidRPr="00AF5493">
                              <w:rPr>
                                <w:rFonts w:ascii="Times New Roman" w:hAnsi="Times New Roman"/>
                                <w:color w:val="auto"/>
                              </w:rPr>
                              <w:t>Neurônio tradicional (esquerda) e o neur</w:t>
                            </w:r>
                            <w:r w:rsidR="00AF5493">
                              <w:rPr>
                                <w:rFonts w:ascii="Times New Roman" w:hAnsi="Times New Roman"/>
                                <w:color w:val="auto"/>
                              </w:rPr>
                              <w:t xml:space="preserve">ônio RNN </w:t>
                            </w:r>
                            <w:r w:rsidRPr="00AF5493">
                              <w:rPr>
                                <w:rFonts w:ascii="Times New Roman" w:hAnsi="Times New Roman"/>
                                <w:color w:val="auto"/>
                              </w:rPr>
                              <w:t>(</w:t>
                            </w:r>
                            <w:r w:rsidR="00AF5493">
                              <w:rPr>
                                <w:rFonts w:ascii="Times New Roman" w:hAnsi="Times New Roman"/>
                                <w:color w:val="auto"/>
                              </w:rPr>
                              <w:t>direita</w:t>
                            </w:r>
                            <w:r w:rsidRPr="00AF5493">
                              <w:rPr>
                                <w:rFonts w:ascii="Times New Roman" w:hAnsi="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EC11FA" id="Caixa de Texto 35" o:spid="_x0000_s1043" type="#_x0000_t202" style="position:absolute;left:0;text-align:left;margin-left:73.1pt;margin-top:5.5pt;width:26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" stroked="f">
                <v:textbox style="mso-fit-shape-to-text:t" inset="0,0,0,0">
                  <w:txbxContent>
                    <w:p w14:paraId="62083CDA" w14:textId="2ECE3D84" w:rsidR="007934C2" w:rsidRPr="00772B94" w:rsidRDefault="007934C2" w:rsidP="00772B94">
                      <w:pPr>
                        <w:pStyle w:val="Caption"/>
                        <w:jc w:val="center"/>
                        <w:rPr>
                          <w:rFonts w:ascii="Times New Roman" w:hAnsi="Times New Roman"/>
                          <w:noProof/>
                          <w:color w:val="auto"/>
                          <w:sz w:val="20"/>
                          <w:szCs w:val="20"/>
                        </w:rPr>
                      </w:pPr>
                      <w:r w:rsidRPr="00AF5493">
                        <w:rPr>
                          <w:rFonts w:ascii="Times New Roman" w:hAnsi="Times New Roman"/>
                          <w:color w:val="auto"/>
                        </w:rPr>
                        <w:t>Figur</w:t>
                      </w:r>
                      <w:r w:rsidR="00AF5493" w:rsidRPr="00AF5493">
                        <w:rPr>
                          <w:rFonts w:ascii="Times New Roman" w:hAnsi="Times New Roman"/>
                          <w:color w:val="auto"/>
                        </w:rPr>
                        <w:t>a</w:t>
                      </w:r>
                      <w:r w:rsidRPr="00AF5493">
                        <w:rPr>
                          <w:rFonts w:ascii="Times New Roman" w:hAnsi="Times New Roman"/>
                          <w:color w:val="auto"/>
                        </w:rPr>
                        <w:t xml:space="preserve"> 8 </w:t>
                      </w:r>
                      <w:r w:rsidR="00AF5493" w:rsidRPr="00AF5493">
                        <w:rPr>
                          <w:rFonts w:ascii="Times New Roman" w:hAnsi="Times New Roman"/>
                          <w:color w:val="auto"/>
                        </w:rPr>
                        <w:t>–</w:t>
                      </w:r>
                      <w:r w:rsidRPr="00AF5493">
                        <w:rPr>
                          <w:rFonts w:ascii="Times New Roman" w:hAnsi="Times New Roman"/>
                          <w:color w:val="auto"/>
                        </w:rPr>
                        <w:t xml:space="preserve"> </w:t>
                      </w:r>
                      <w:r w:rsidR="00AF5493" w:rsidRPr="00AF5493">
                        <w:rPr>
                          <w:rFonts w:ascii="Times New Roman" w:hAnsi="Times New Roman"/>
                          <w:color w:val="auto"/>
                        </w:rPr>
                        <w:t>Neurônio tradicional (esquerda) e o neur</w:t>
                      </w:r>
                      <w:r w:rsidR="00AF5493">
                        <w:rPr>
                          <w:rFonts w:ascii="Times New Roman" w:hAnsi="Times New Roman"/>
                          <w:color w:val="auto"/>
                        </w:rPr>
                        <w:t xml:space="preserve">ônio RNN </w:t>
                      </w:r>
                      <w:r w:rsidRPr="00AF5493">
                        <w:rPr>
                          <w:rFonts w:ascii="Times New Roman" w:hAnsi="Times New Roman"/>
                          <w:color w:val="auto"/>
                        </w:rPr>
                        <w:t>(</w:t>
                      </w:r>
                      <w:r w:rsidR="00AF5493">
                        <w:rPr>
                          <w:rFonts w:ascii="Times New Roman" w:hAnsi="Times New Roman"/>
                          <w:color w:val="auto"/>
                        </w:rPr>
                        <w:t>direita</w:t>
                      </w:r>
                      <w:r w:rsidRPr="00AF5493">
                        <w:rPr>
                          <w:rFonts w:ascii="Times New Roman" w:hAnsi="Times New Roman"/>
                          <w:color w:val="auto"/>
                        </w:rPr>
                        <w:t>)</w:t>
                      </w:r>
                    </w:p>
                  </w:txbxContent>
                </v:textbox>
                <w10:wrap type="square" anchorx="margin"/>
              </v:shape>
            </w:pict>
          </mc:Fallback>
        </mc:AlternateContent>
      </w:r>
    </w:p>
    <w:p w14:paraId="2344DE7E" w14:textId="158798A5" w:rsidR="00A35C84" w:rsidRPr="005C1A3C" w:rsidRDefault="00953F0A" w:rsidP="00A35C84">
      <w:pPr>
        <w:spacing w:after="160" w:line="276" w:lineRule="auto"/>
        <w:ind w:left="708"/>
        <w:contextualSpacing/>
        <w:rPr>
          <w:rFonts w:ascii="Times New Roman" w:hAnsi="Times New Roman"/>
          <w:sz w:val="20"/>
          <w:szCs w:val="20"/>
        </w:rPr>
      </w:pPr>
      <w:r>
        <w:rPr>
          <w:rFonts w:ascii="Times New Roman" w:hAnsi="Times New Roman"/>
          <w:noProof/>
          <w:sz w:val="20"/>
          <w:szCs w:val="20"/>
        </w:rPr>
        <mc:AlternateContent>
          <mc:Choice Requires="wpg">
            <w:drawing>
              <wp:anchor distT="0" distB="0" distL="114300" distR="114300" simplePos="0" relativeHeight="251676672" behindDoc="0" locked="0" layoutInCell="1" allowOverlap="1" wp14:anchorId="74FD54E1" wp14:editId="474B32FC">
                <wp:simplePos x="0" y="0"/>
                <wp:positionH relativeFrom="margin">
                  <wp:align>center</wp:align>
                </wp:positionH>
                <wp:positionV relativeFrom="paragraph">
                  <wp:posOffset>167640</wp:posOffset>
                </wp:positionV>
                <wp:extent cx="5019675" cy="1286510"/>
                <wp:effectExtent l="0" t="0" r="9525" b="8890"/>
                <wp:wrapSquare wrapText="bothSides"/>
                <wp:docPr id="33" name="Agrupar 33"/>
                <wp:cNvGraphicFramePr/>
                <a:graphic xmlns:a="http://schemas.openxmlformats.org/drawingml/2006/main">
                  <a:graphicData uri="http://schemas.microsoft.com/office/word/2010/wordprocessingGroup">
                    <wpg:wgp>
                      <wpg:cNvGrpSpPr/>
                      <wpg:grpSpPr>
                        <a:xfrm>
                          <a:off x="0" y="0"/>
                          <a:ext cx="5019675" cy="1286510"/>
                          <a:chOff x="0" y="0"/>
                          <a:chExt cx="5019675" cy="1286510"/>
                        </a:xfrm>
                      </wpg:grpSpPr>
                      <pic:pic xmlns:pic="http://schemas.openxmlformats.org/drawingml/2006/picture">
                        <pic:nvPicPr>
                          <pic:cNvPr id="6" name="Imagem 6" descr="Resultado de imagem para neural network"/>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9325" cy="1286510"/>
                          </a:xfrm>
                          <a:prstGeom prst="rect">
                            <a:avLst/>
                          </a:prstGeom>
                          <a:noFill/>
                          <a:ln>
                            <a:noFill/>
                          </a:ln>
                        </pic:spPr>
                      </pic:pic>
                      <pic:pic xmlns:pic="http://schemas.openxmlformats.org/drawingml/2006/picture">
                        <pic:nvPicPr>
                          <pic:cNvPr id="27" name="Imagem 27" descr="Resultado de imagem para neural network"/>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800350" y="0"/>
                            <a:ext cx="2219325" cy="1286510"/>
                          </a:xfrm>
                          <a:prstGeom prst="rect">
                            <a:avLst/>
                          </a:prstGeom>
                          <a:noFill/>
                          <a:ln>
                            <a:noFill/>
                          </a:ln>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A86D8A" id="Agrupar 33" o:spid="_x0000_s1026" style="position:absolute;margin-left:0;margin-top:13.2pt;width:395.25pt;height:101.3pt;z-index:251676672;mso-position-horizontal:center;mso-position-horizontal-relative:margin" coordsize="50196,1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">
                <v:shape id="Imagem 6" o:spid="_x0000_s1027" type="#_x0000_t75" alt="Resultado de imagem para neural network" style="position:absolute;width:22193;height:1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OkTEAAAA2gAAAA8AAABkcnMvZG93bnJldi54bWxEj09rAjEUxO+FfofwhN5q1j/YshqlVQo9&#10;eHHVlt6em+du6OZlSVJdv70RhB6HmfkNM1t0thEn8sE4VjDoZyCIS6cNVwp224/nVxAhImtsHJOC&#10;CwVYzB8fZphrd+YNnYpYiQThkKOCOsY2lzKUNVkMfdcSJ+/ovMWYpK+k9nhOcNvIYZZNpEXDaaHG&#10;lpY1lb/Fn1VAh58vU7jteL8K61F4//blwbwo9dTr3qYgInXxP3xvf2oFE7hdSTd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QoOkTEAAAA2gAAAA8AAAAAAAAAAAAAAAAA&#10;nwIAAGRycy9kb3ducmV2LnhtbFBLBQYAAAAABAAEAPcAAACQAwAAAAA=&#10;">
                  <v:imagedata r:id="rId27" o:title="Resultado de imagem para neural network"/>
                  <v:path arrowok="t"/>
                </v:shape>
                <v:shape id="Imagem 27" o:spid="_x0000_s1028" type="#_x0000_t75" alt="Resultado de imagem para neural network" style="position:absolute;left:28003;width:22193;height:1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gXzEAAAA2wAAAA8AAABkcnMvZG93bnJldi54bWxEj0FrAjEUhO9C/0N4gjfNqqWW1SitIvTQ&#10;S9e24u25ee6Gbl6WJOr23zcFweMwM98wi1VnG3EhH4xjBeNRBoK4dNpwpeBztx0+gwgRWWPjmBT8&#10;UoDV8qG3wFy7K3/QpYiVSBAOOSqoY2xzKUNZk8Uwci1x8k7OW4xJ+kpqj9cEt42cZNmTtGg4LdTY&#10;0rqm8qc4WwV0PHybwu0evzbhfRpe9748mplSg373MgcRqYv38K39phVMZvD/Jf0A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gXzEAAAA2wAAAA8AAAAAAAAAAAAAAAAA&#10;nwIAAGRycy9kb3ducmV2LnhtbFBLBQYAAAAABAAEAPcAAACQAwAAAAA=&#10;">
                  <v:imagedata r:id="rId27" o:title="Resultado de imagem para neural network"/>
                  <v:path arrowok="t"/>
                </v:shape>
                <w10:wrap type="square" anchorx="margin"/>
              </v:group>
            </w:pict>
          </mc:Fallback>
        </mc:AlternateContent>
      </w:r>
    </w:p>
    <w:p w14:paraId="2E97654B" w14:textId="3E1C954D" w:rsidR="00CA36A9" w:rsidRPr="005C1A3C" w:rsidRDefault="00CF4463" w:rsidP="000353FF">
      <w:pPr>
        <w:jc w:val="center"/>
        <w:rPr>
          <w:rFonts w:ascii="Times New Roman" w:hAnsi="Times New Roman"/>
          <w:sz w:val="20"/>
          <w:szCs w:val="20"/>
        </w:rPr>
      </w:pPr>
      <w:r>
        <w:rPr>
          <w:noProof/>
        </w:rPr>
        <mc:AlternateContent>
          <mc:Choice Requires="wps">
            <w:drawing>
              <wp:anchor distT="0" distB="0" distL="114300" distR="114300" simplePos="0" relativeHeight="251659264" behindDoc="0" locked="0" layoutInCell="1" allowOverlap="1" wp14:anchorId="4E96200A" wp14:editId="2AEFC7B0">
                <wp:simplePos x="0" y="0"/>
                <wp:positionH relativeFrom="margin">
                  <wp:posOffset>4547870</wp:posOffset>
                </wp:positionH>
                <wp:positionV relativeFrom="paragraph">
                  <wp:posOffset>323850</wp:posOffset>
                </wp:positionV>
                <wp:extent cx="45719" cy="590550"/>
                <wp:effectExtent l="19050" t="57150" r="335915" b="19050"/>
                <wp:wrapNone/>
                <wp:docPr id="25" name="Conector: Curvo 25"/>
                <wp:cNvGraphicFramePr/>
                <a:graphic xmlns:a="http://schemas.openxmlformats.org/drawingml/2006/main">
                  <a:graphicData uri="http://schemas.microsoft.com/office/word/2010/wordprocessingShape">
                    <wps:wsp>
                      <wps:cNvCnPr/>
                      <wps:spPr>
                        <a:xfrm flipH="1" flipV="1">
                          <a:off x="0" y="0"/>
                          <a:ext cx="45719" cy="590550"/>
                        </a:xfrm>
                        <a:prstGeom prst="curvedConnector3">
                          <a:avLst>
                            <a:gd name="adj1" fmla="val -66724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EF5FE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o 25" o:spid="_x0000_s1026" type="#_x0000_t38" style="position:absolute;margin-left:358.1pt;margin-top:25.5pt;width:3.6pt;height:46.5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" adj="-144124" strokecolor="#bc4542 [3045]">
                <v:stroke endarrow="block"/>
                <w10:wrap anchorx="margin"/>
              </v:shape>
            </w:pict>
          </mc:Fallback>
        </mc:AlternateContent>
      </w:r>
      <w:r w:rsidR="000353FF" w:rsidRPr="005C1A3C">
        <w:rPr>
          <w:noProof/>
        </w:rPr>
        <w:t xml:space="preserve">       </w:t>
      </w:r>
      <w:r w:rsidRPr="005C1A3C">
        <w:rPr>
          <w:noProof/>
        </w:rPr>
        <w:t xml:space="preserve">     </w:t>
      </w:r>
      <w:r w:rsidR="000353FF" w:rsidRPr="005C1A3C">
        <w:rPr>
          <w:noProof/>
        </w:rPr>
        <w:t xml:space="preserve"> </w:t>
      </w:r>
    </w:p>
    <w:p w14:paraId="38BE674A" w14:textId="5E57871A" w:rsidR="00CA36A9" w:rsidRPr="005C1A3C" w:rsidRDefault="00CA36A9">
      <w:pPr>
        <w:rPr>
          <w:rFonts w:ascii="Times New Roman" w:hAnsi="Times New Roman"/>
          <w:sz w:val="20"/>
          <w:szCs w:val="20"/>
        </w:rPr>
      </w:pPr>
    </w:p>
    <w:p w14:paraId="788BEAC5" w14:textId="049AE656" w:rsidR="00CA36A9" w:rsidRPr="005C1A3C" w:rsidRDefault="00CA36A9">
      <w:pPr>
        <w:rPr>
          <w:rFonts w:ascii="Times New Roman" w:hAnsi="Times New Roman"/>
          <w:sz w:val="20"/>
          <w:szCs w:val="20"/>
        </w:rPr>
      </w:pPr>
    </w:p>
    <w:p w14:paraId="52A68EEA" w14:textId="77777777" w:rsidR="00CA36A9" w:rsidRPr="005C1A3C" w:rsidRDefault="00CA36A9">
      <w:pPr>
        <w:rPr>
          <w:rFonts w:ascii="Times New Roman" w:hAnsi="Times New Roman"/>
          <w:sz w:val="20"/>
          <w:szCs w:val="20"/>
        </w:rPr>
      </w:pPr>
    </w:p>
    <w:p w14:paraId="432B771D" w14:textId="77777777" w:rsidR="00953F0A" w:rsidRPr="005C1A3C" w:rsidRDefault="000353FF" w:rsidP="0046250C">
      <w:pPr>
        <w:jc w:val="both"/>
        <w:rPr>
          <w:rFonts w:ascii="Times New Roman" w:hAnsi="Times New Roman"/>
          <w:sz w:val="20"/>
          <w:szCs w:val="20"/>
        </w:rPr>
      </w:pPr>
      <w:r w:rsidRPr="005C1A3C">
        <w:rPr>
          <w:rFonts w:ascii="Times New Roman" w:hAnsi="Times New Roman"/>
          <w:sz w:val="20"/>
          <w:szCs w:val="20"/>
        </w:rPr>
        <w:tab/>
      </w:r>
    </w:p>
    <w:p w14:paraId="62D72F53" w14:textId="247D2742" w:rsidR="00953F0A" w:rsidRPr="005C1A3C" w:rsidRDefault="00953F0A" w:rsidP="0046250C">
      <w:pPr>
        <w:jc w:val="both"/>
        <w:rPr>
          <w:rFonts w:ascii="Times New Roman" w:hAnsi="Times New Roman"/>
          <w:sz w:val="20"/>
          <w:szCs w:val="20"/>
        </w:rPr>
      </w:pPr>
    </w:p>
    <w:p w14:paraId="4E133D1A" w14:textId="77777777" w:rsidR="00953F0A" w:rsidRPr="005C1A3C" w:rsidRDefault="00953F0A" w:rsidP="0046250C">
      <w:pPr>
        <w:jc w:val="both"/>
        <w:rPr>
          <w:rFonts w:ascii="Times New Roman" w:hAnsi="Times New Roman"/>
          <w:sz w:val="20"/>
          <w:szCs w:val="20"/>
        </w:rPr>
      </w:pPr>
    </w:p>
    <w:p w14:paraId="24E4D8FF" w14:textId="68A2FC0E" w:rsidR="00953F0A" w:rsidRPr="005C1A3C" w:rsidRDefault="00953F0A" w:rsidP="0046250C">
      <w:pPr>
        <w:jc w:val="both"/>
        <w:rPr>
          <w:rFonts w:ascii="Times New Roman" w:hAnsi="Times New Roman"/>
          <w:sz w:val="20"/>
          <w:szCs w:val="20"/>
        </w:rPr>
      </w:pPr>
    </w:p>
    <w:p w14:paraId="60475390" w14:textId="1DB80106" w:rsidR="00953F0A" w:rsidRPr="005C1A3C" w:rsidRDefault="00953F0A" w:rsidP="0046250C">
      <w:pPr>
        <w:jc w:val="both"/>
        <w:rPr>
          <w:rFonts w:ascii="Times New Roman" w:hAnsi="Times New Roman"/>
          <w:sz w:val="20"/>
          <w:szCs w:val="20"/>
        </w:rPr>
      </w:pPr>
    </w:p>
    <w:p w14:paraId="330647D9" w14:textId="7F02E351" w:rsidR="00953F0A" w:rsidRPr="005C1A3C" w:rsidRDefault="00953F0A" w:rsidP="0046250C">
      <w:pPr>
        <w:jc w:val="both"/>
        <w:rPr>
          <w:rFonts w:ascii="Times New Roman" w:hAnsi="Times New Roman"/>
          <w:sz w:val="20"/>
          <w:szCs w:val="20"/>
        </w:rPr>
      </w:pPr>
    </w:p>
    <w:p w14:paraId="0C6251B8" w14:textId="09ECB9DA" w:rsidR="00953F0A" w:rsidRPr="005C1A3C" w:rsidRDefault="00953F0A" w:rsidP="0046250C">
      <w:pPr>
        <w:jc w:val="both"/>
        <w:rPr>
          <w:rFonts w:ascii="Times New Roman" w:hAnsi="Times New Roman"/>
          <w:sz w:val="20"/>
          <w:szCs w:val="20"/>
        </w:rPr>
      </w:pPr>
    </w:p>
    <w:p w14:paraId="391ACA58" w14:textId="607294B9" w:rsidR="00AF5493" w:rsidRDefault="00AF5493" w:rsidP="00AF5493">
      <w:pPr>
        <w:pStyle w:val="Pargrafo"/>
      </w:pPr>
      <w:r w:rsidRPr="00AF5493">
        <w:t>O neurônio é uma unidade onde as entradas (x1, x2 etc.) s</w:t>
      </w:r>
      <w:r>
        <w:t>ão processadas aplicando pesos (w1,w2 etc.) para determinar a relevância de cada entrada para a geração da saída</w:t>
      </w:r>
      <w:r w:rsidRPr="00AF5493">
        <w:rPr>
          <w:vertAlign w:val="superscript"/>
        </w:rPr>
        <w:t>[17]</w:t>
      </w:r>
      <w:r>
        <w:t xml:space="preserve">. No lado esquerdo da Figura 8, a soma dos produtos das entradas e dos pesos é usada como parâmetro para uma função de ativação </w:t>
      </w:r>
      <w:r w:rsidRPr="00AF5493">
        <w:rPr>
          <w:i/>
        </w:rPr>
        <w:t>f</w:t>
      </w:r>
      <w:r>
        <w:t xml:space="preserve"> dentro do neurônio – que pode ser uma função linear, sigmoide, tangente hiperbólica ou outras funções que sejam apropriadas para o conjunto de dados. Por outro lado, em uma rede RNN, o neurônio não só recebe as entradas x1, x2</w:t>
      </w:r>
      <w:r w:rsidR="00234DDF">
        <w:t>,</w:t>
      </w:r>
      <w:r>
        <w:t xml:space="preserve"> </w:t>
      </w:r>
      <w:r w:rsidR="00234DDF">
        <w:t>etc.</w:t>
      </w:r>
      <w:r>
        <w:t>, mas também recebe o resultado de ativação da interação passada</w:t>
      </w:r>
      <w:r w:rsidR="006E2831">
        <w:t xml:space="preserve"> (multiplicada por um peso, que indica qual a relevância da informação do passado para o presente)</w:t>
      </w:r>
      <w:r>
        <w:t>, permitindo que a informação do “estado” do passado seja mantida.</w:t>
      </w:r>
    </w:p>
    <w:p w14:paraId="36109A85" w14:textId="6DB73972" w:rsidR="00AF5493" w:rsidRDefault="00AF5493" w:rsidP="00AF5493">
      <w:pPr>
        <w:pStyle w:val="Pargrafo"/>
      </w:pPr>
      <w:r>
        <w:t>Esse tipo de rede</w:t>
      </w:r>
      <w:r w:rsidR="00234DDF">
        <w:t>s neurais</w:t>
      </w:r>
      <w:r>
        <w:t xml:space="preserve"> recorrente </w:t>
      </w:r>
      <w:r w:rsidR="00234DDF">
        <w:t>é</w:t>
      </w:r>
      <w:r>
        <w:t xml:space="preserve"> usad</w:t>
      </w:r>
      <w:r w:rsidR="00234DDF">
        <w:t>o</w:t>
      </w:r>
      <w:r>
        <w:t xml:space="preserve"> especificamente em problemas com entradas contínuas, uma vez que </w:t>
      </w:r>
      <w:r w:rsidR="00234DDF">
        <w:t>é</w:t>
      </w:r>
      <w:r>
        <w:t xml:space="preserve"> capaz de processar a informação de forma progressiva</w:t>
      </w:r>
      <w:r w:rsidR="006E2831">
        <w:t xml:space="preserve"> sem dispersar os pesos, de camada em camada. Porém esse elo com passado só permite fazer referência a um intervalo anterior. Para ter acesso a um passado mais remoto é preciso criar laços cada vez mais complexos, desdobrando a rede e multiplicando a quantidade de neurônios e camadas, arriscando perder o valor dos pesos, quando se multiplica sucessivamente os seus valores (estouro de gradiente ou gradiente zerado)</w:t>
      </w:r>
      <w:r w:rsidR="00772B94" w:rsidRPr="00772B94">
        <w:rPr>
          <w:vertAlign w:val="superscript"/>
        </w:rPr>
        <w:t>[19]</w:t>
      </w:r>
      <w:r w:rsidR="006E2831">
        <w:t>.</w:t>
      </w:r>
    </w:p>
    <w:p w14:paraId="73DE5A4D" w14:textId="5BBF50FA" w:rsidR="006E2831" w:rsidRDefault="00772B94" w:rsidP="00AF5493">
      <w:pPr>
        <w:pStyle w:val="Pargrafo"/>
      </w:pPr>
      <w:r>
        <w:rPr>
          <w:noProof/>
        </w:rPr>
        <mc:AlternateContent>
          <mc:Choice Requires="wps">
            <w:drawing>
              <wp:anchor distT="0" distB="0" distL="114300" distR="114300" simplePos="0" relativeHeight="251718656" behindDoc="0" locked="0" layoutInCell="1" allowOverlap="1" wp14:anchorId="07530ADB" wp14:editId="2756ABFE">
                <wp:simplePos x="0" y="0"/>
                <wp:positionH relativeFrom="margin">
                  <wp:posOffset>2324100</wp:posOffset>
                </wp:positionH>
                <wp:positionV relativeFrom="paragraph">
                  <wp:posOffset>459740</wp:posOffset>
                </wp:positionV>
                <wp:extent cx="3390900" cy="635"/>
                <wp:effectExtent l="0" t="0" r="0" b="8255"/>
                <wp:wrapSquare wrapText="bothSides"/>
                <wp:docPr id="23" name="Caixa de Texto 35"/>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374EFF1F" w14:textId="111D1F6B" w:rsidR="00772B94" w:rsidRPr="00772B94" w:rsidRDefault="00772B94" w:rsidP="00772B94">
                            <w:pPr>
                              <w:pStyle w:val="Caption"/>
                              <w:jc w:val="center"/>
                              <w:rPr>
                                <w:rFonts w:ascii="Times New Roman" w:hAnsi="Times New Roman"/>
                                <w:noProof/>
                                <w:color w:val="auto"/>
                                <w:sz w:val="20"/>
                                <w:szCs w:val="20"/>
                              </w:rPr>
                            </w:pPr>
                            <w:r w:rsidRPr="00AF5493">
                              <w:rPr>
                                <w:rFonts w:ascii="Times New Roman" w:hAnsi="Times New Roman"/>
                                <w:color w:val="auto"/>
                              </w:rPr>
                              <w:t xml:space="preserve">Figura </w:t>
                            </w:r>
                            <w:r>
                              <w:rPr>
                                <w:rFonts w:ascii="Times New Roman" w:hAnsi="Times New Roman"/>
                                <w:color w:val="auto"/>
                              </w:rPr>
                              <w:t>9</w:t>
                            </w:r>
                            <w:r w:rsidRPr="00AF5493">
                              <w:rPr>
                                <w:rFonts w:ascii="Times New Roman" w:hAnsi="Times New Roman"/>
                                <w:color w:val="auto"/>
                              </w:rPr>
                              <w:t xml:space="preserve"> – Neurônio </w:t>
                            </w:r>
                            <w:r>
                              <w:rPr>
                                <w:rFonts w:ascii="Times New Roman" w:hAnsi="Times New Roman"/>
                                <w:color w:val="auto"/>
                              </w:rPr>
                              <w:t>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30ADB" id="_x0000_s1044" type="#_x0000_t202" style="position:absolute;left:0;text-align:left;margin-left:183pt;margin-top:36.2pt;width:267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" stroked="f">
                <v:textbox style="mso-fit-shape-to-text:t" inset="0,0,0,0">
                  <w:txbxContent>
                    <w:p w14:paraId="374EFF1F" w14:textId="111D1F6B" w:rsidR="00772B94" w:rsidRPr="00772B94" w:rsidRDefault="00772B94" w:rsidP="00772B94">
                      <w:pPr>
                        <w:pStyle w:val="Caption"/>
                        <w:jc w:val="center"/>
                        <w:rPr>
                          <w:rFonts w:ascii="Times New Roman" w:hAnsi="Times New Roman"/>
                          <w:noProof/>
                          <w:color w:val="auto"/>
                          <w:sz w:val="20"/>
                          <w:szCs w:val="20"/>
                        </w:rPr>
                      </w:pPr>
                      <w:r w:rsidRPr="00AF5493">
                        <w:rPr>
                          <w:rFonts w:ascii="Times New Roman" w:hAnsi="Times New Roman"/>
                          <w:color w:val="auto"/>
                        </w:rPr>
                        <w:t xml:space="preserve">Figura </w:t>
                      </w:r>
                      <w:r>
                        <w:rPr>
                          <w:rFonts w:ascii="Times New Roman" w:hAnsi="Times New Roman"/>
                          <w:color w:val="auto"/>
                        </w:rPr>
                        <w:t>9</w:t>
                      </w:r>
                      <w:r w:rsidRPr="00AF5493">
                        <w:rPr>
                          <w:rFonts w:ascii="Times New Roman" w:hAnsi="Times New Roman"/>
                          <w:color w:val="auto"/>
                        </w:rPr>
                        <w:t xml:space="preserve"> – Neurônio </w:t>
                      </w:r>
                      <w:r>
                        <w:rPr>
                          <w:rFonts w:ascii="Times New Roman" w:hAnsi="Times New Roman"/>
                          <w:color w:val="auto"/>
                        </w:rPr>
                        <w:t>LSTM</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58B2160A" wp14:editId="1181938D">
            <wp:simplePos x="0" y="0"/>
            <wp:positionH relativeFrom="column">
              <wp:posOffset>2328545</wp:posOffset>
            </wp:positionH>
            <wp:positionV relativeFrom="paragraph">
              <wp:posOffset>756285</wp:posOffset>
            </wp:positionV>
            <wp:extent cx="3657600" cy="1374140"/>
            <wp:effectExtent l="0" t="0" r="0" b="0"/>
            <wp:wrapSquare wrapText="bothSides"/>
            <wp:docPr id="22" name="Imagem 22"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LSTM neural networ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137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831">
        <w:t xml:space="preserve">Um tipo específico de rede neural recorrente que evita esse problema de estouro de gradiente é </w:t>
      </w:r>
      <w:r w:rsidR="00234DDF">
        <w:t>chamado</w:t>
      </w:r>
      <w:r w:rsidR="006E2831">
        <w:t xml:space="preserve"> LSTM (Long Short </w:t>
      </w:r>
      <w:r w:rsidR="006E2831" w:rsidRPr="00AC0642">
        <w:t>Term</w:t>
      </w:r>
      <w:r w:rsidR="006E2831">
        <w:t xml:space="preserve"> Memory, ou Memória de Longa e Curta Duração) que utiliza um modelo de neurônio mais complexo com portas aditivas (ao invés de multiplicativas) para seletivamente lembrar ou esquecer de informações do passado.</w:t>
      </w:r>
    </w:p>
    <w:p w14:paraId="5E39979F" w14:textId="01017386" w:rsidR="006E2831" w:rsidRDefault="006E2831" w:rsidP="00AF5493">
      <w:pPr>
        <w:pStyle w:val="Pargrafo"/>
      </w:pPr>
      <w:r>
        <w:t xml:space="preserve">Uma descrição mais detalhada do neurônio LSTM (Figura 9) revela quatro portas internas – três delas usando funções sigmoides e uma usando tangente hiperbólica – responsáveis por atualizar o estado da célula e passar adiante </w:t>
      </w:r>
      <w:r w:rsidRPr="006E2831">
        <w:rPr>
          <w:vertAlign w:val="superscript"/>
        </w:rPr>
        <w:t>[18]</w:t>
      </w:r>
      <w:r>
        <w:t>.</w:t>
      </w:r>
      <w:r w:rsidR="00772B94">
        <w:t xml:space="preserve"> O diagrama é semelhante ao da rede recorrente (Figura 8, a direita), com a diferença que as entradas são posicionadas na parte inferior e as saídas ficam na parte superior, para aumentar a clareza. A diferença fundamental entre a rede RNN clássica e a LSTM reside no fato que essa última usa as citadas portas internas de forma aditiva, somando os valores dos pesos do passado ao invés de multiplicá-los, minimizando o problema do estouro de gradiente.</w:t>
      </w:r>
    </w:p>
    <w:p w14:paraId="0F38245F" w14:textId="5A6E7A9A" w:rsidR="00772B94" w:rsidRDefault="00772B94" w:rsidP="00AF5493">
      <w:pPr>
        <w:pStyle w:val="Pargrafo"/>
      </w:pPr>
      <w:r>
        <w:t>O algoritmo escolhido para este trabalho usa o modelo LSTM com duas camadas escondidas.</w:t>
      </w:r>
    </w:p>
    <w:p w14:paraId="74CE56B1" w14:textId="6E74AF89" w:rsidR="00497A1B" w:rsidRPr="00772B94" w:rsidRDefault="00497A1B" w:rsidP="0046250C">
      <w:pPr>
        <w:jc w:val="both"/>
        <w:rPr>
          <w:rFonts w:ascii="Times New Roman" w:hAnsi="Times New Roman"/>
          <w:sz w:val="20"/>
          <w:szCs w:val="20"/>
        </w:rPr>
      </w:pPr>
    </w:p>
    <w:p w14:paraId="1C705435" w14:textId="50BD1F94" w:rsidR="0046250C" w:rsidRPr="00772B94" w:rsidRDefault="0046250C" w:rsidP="00497A1B">
      <w:pPr>
        <w:rPr>
          <w:rFonts w:ascii="Times New Roman" w:hAnsi="Times New Roman"/>
          <w:sz w:val="20"/>
          <w:szCs w:val="20"/>
        </w:rPr>
      </w:pPr>
    </w:p>
    <w:p w14:paraId="2896E380" w14:textId="387E9CD7" w:rsidR="00953F0A" w:rsidRPr="00772B94" w:rsidRDefault="00953F0A" w:rsidP="00953F0A">
      <w:pPr>
        <w:keepNext/>
        <w:jc w:val="center"/>
      </w:pPr>
    </w:p>
    <w:p w14:paraId="2EEE8477" w14:textId="77777777" w:rsidR="00953F0A" w:rsidRPr="00772B94" w:rsidRDefault="00953F0A" w:rsidP="00953F0A">
      <w:pPr>
        <w:pStyle w:val="Caption"/>
        <w:ind w:left="2832" w:firstLine="708"/>
        <w:rPr>
          <w:rFonts w:ascii="Times New Roman" w:hAnsi="Times New Roman"/>
          <w:color w:val="auto"/>
        </w:rPr>
      </w:pPr>
    </w:p>
    <w:p w14:paraId="2D259CF2" w14:textId="77777777" w:rsidR="00953F0A" w:rsidRPr="00772B94" w:rsidRDefault="00953F0A" w:rsidP="00953F0A">
      <w:pPr>
        <w:pStyle w:val="Caption"/>
        <w:ind w:left="2832" w:firstLine="708"/>
        <w:rPr>
          <w:rFonts w:ascii="Times New Roman" w:hAnsi="Times New Roman"/>
          <w:color w:val="auto"/>
        </w:rPr>
      </w:pPr>
    </w:p>
    <w:p w14:paraId="54EB293D" w14:textId="77777777" w:rsidR="00953F0A" w:rsidRPr="00772B94" w:rsidRDefault="00953F0A" w:rsidP="00953F0A">
      <w:pPr>
        <w:pStyle w:val="Caption"/>
        <w:ind w:left="2832" w:firstLine="708"/>
        <w:rPr>
          <w:rFonts w:ascii="Times New Roman" w:hAnsi="Times New Roman"/>
          <w:color w:val="auto"/>
        </w:rPr>
      </w:pPr>
    </w:p>
    <w:p w14:paraId="1913DFC5" w14:textId="09FF49F9" w:rsidR="00FF60D2" w:rsidRPr="00234DDF" w:rsidRDefault="00772B94" w:rsidP="00A856C6">
      <w:pPr>
        <w:pStyle w:val="ListParagraph"/>
        <w:numPr>
          <w:ilvl w:val="0"/>
          <w:numId w:val="28"/>
        </w:numPr>
        <w:spacing w:after="160" w:line="276" w:lineRule="auto"/>
        <w:contextualSpacing/>
        <w:rPr>
          <w:rFonts w:ascii="Times New Roman" w:hAnsi="Times New Roman"/>
          <w:sz w:val="20"/>
          <w:szCs w:val="20"/>
        </w:rPr>
      </w:pPr>
      <w:r w:rsidRPr="00234DDF">
        <w:rPr>
          <w:rFonts w:ascii="Times New Roman" w:hAnsi="Times New Roman"/>
          <w:sz w:val="20"/>
          <w:szCs w:val="20"/>
        </w:rPr>
        <w:t>Implementação</w:t>
      </w:r>
    </w:p>
    <w:p w14:paraId="12B73840" w14:textId="5ECE18A8" w:rsidR="002624B6" w:rsidRDefault="002624B6" w:rsidP="002624B6">
      <w:pPr>
        <w:pStyle w:val="Pargrafo"/>
      </w:pPr>
      <w:r w:rsidRPr="002624B6">
        <w:t xml:space="preserve">Da mesma forma que no modelo ARIMA, </w:t>
      </w:r>
      <w:r>
        <w:t>é necessário dividir o conjunto de dados em dados de treinamento e teste. Para manter uniformidade e facilitar a comparação, foi usada a mesma proporção de 60% para treinamento e 35% para teste. A distribuição inicial de pesos na rede é aleatória e eles vão gradualmente sendo refinados conforme o algoritmo é treinado. Além disso, o método de treinamento da rede é o BPTT (</w:t>
      </w:r>
      <w:r w:rsidR="00234DDF" w:rsidRPr="00AC0642">
        <w:t>B</w:t>
      </w:r>
      <w:r w:rsidRPr="00AC0642">
        <w:t>ackpropagation through time</w:t>
      </w:r>
      <w:r>
        <w:t xml:space="preserve">, ou </w:t>
      </w:r>
      <w:r w:rsidR="00234DDF">
        <w:t>Retro propagação</w:t>
      </w:r>
      <w:r>
        <w:t xml:space="preserve"> ao longo do tempo), uma técnica baseada em descida de gradiente que minimiza a função custo, propagando os erros residuais e ajustando os pesos de trás para frente (da saída para a entrada)</w:t>
      </w:r>
      <w:r w:rsidRPr="002624B6">
        <w:rPr>
          <w:vertAlign w:val="superscript"/>
        </w:rPr>
        <w:t>[20]</w:t>
      </w:r>
      <w:r>
        <w:t>.</w:t>
      </w:r>
    </w:p>
    <w:p w14:paraId="37846290" w14:textId="0C13DD5E" w:rsidR="00D20EB9" w:rsidRDefault="002624B6" w:rsidP="00171C78">
      <w:pPr>
        <w:pStyle w:val="Pargrafo"/>
        <w:rPr>
          <w:noProof/>
        </w:rPr>
      </w:pPr>
      <w:r w:rsidRPr="002624B6">
        <w:rPr>
          <w:noProof/>
        </w:rPr>
        <w:t xml:space="preserve">O treinamento é dividido em </w:t>
      </w:r>
      <w:r w:rsidRPr="002624B6">
        <w:rPr>
          <w:i/>
          <w:noProof/>
        </w:rPr>
        <w:t>epochs</w:t>
      </w:r>
      <w:r w:rsidRPr="002624B6">
        <w:rPr>
          <w:noProof/>
        </w:rPr>
        <w:t>, ou épocas</w:t>
      </w:r>
      <w:r>
        <w:rPr>
          <w:noProof/>
        </w:rPr>
        <w:t xml:space="preserve">, que representam a exposição de todos os dados de treinamento ao algoritmo. Poém, o modelo não precisa consumir todos os dados de uma só vez, podendo fazer o aprendizado em levas menores (batch learning), atualizando os pesos da rede </w:t>
      </w:r>
      <w:r w:rsidR="00171C78">
        <w:rPr>
          <w:noProof/>
        </w:rPr>
        <w:t>a cada leva, não somente no final da epoch. É possível usar os dois métodos para dividir a massa de treinamento: mini-batches e descida estocástica de gradiente.</w:t>
      </w:r>
    </w:p>
    <w:p w14:paraId="652C74A4" w14:textId="2BF30FBD" w:rsidR="00171C78" w:rsidRDefault="00171C78" w:rsidP="00171C78">
      <w:pPr>
        <w:pStyle w:val="Pargrafo"/>
        <w:rPr>
          <w:noProof/>
        </w:rPr>
      </w:pPr>
      <w:r>
        <w:rPr>
          <w:noProof/>
        </w:rPr>
        <w:t xml:space="preserve">Quando se usa mini-batches, o tamanho da leva é pré-definido e os dados de treinamento são divididos seguindo o mesmo padrão. Por exemplo, se houverem 500 pontos para treinamento, se o tamanho da leva foi 250, cada epoch irá contém 2 ciclos de 250. Ao invés de atualizar os pesos depois que cada epoch termina, o algoritmo atualiza os pesos depois de cada iteração, permitindo atingir um ponto ótimo da solução mais rapidamente. Enquanto isso, usando a descida de gradiente estocástica, na realidade é o mesmo que usar </w:t>
      </w:r>
      <w:r w:rsidR="00AC33C3">
        <w:rPr>
          <w:noProof/>
        </w:rPr>
        <w:t>o tamanho de leva de 1</w:t>
      </w:r>
      <w:r>
        <w:rPr>
          <w:noProof/>
        </w:rPr>
        <w:t>, de forma que o algoritmo atualiza os pesos da rede a cada novo exemplo de treinamento.</w:t>
      </w:r>
    </w:p>
    <w:p w14:paraId="009076B1" w14:textId="1902FE37" w:rsidR="00AC33C3" w:rsidRDefault="00AC33C3" w:rsidP="00171C78">
      <w:pPr>
        <w:pStyle w:val="Pargrafo"/>
        <w:rPr>
          <w:noProof/>
        </w:rPr>
      </w:pPr>
      <w:r>
        <w:rPr>
          <w:noProof/>
        </w:rPr>
        <w:t>Decidir a melhor estratégia para montar as levas é uma parte importante nos algoritmos LSTM. Usar um tamanho de leva muito grande exige mais memória, porém usar números pequenos pode levar a baixa precisão se o algoritmo não estiver programado para guardar o estado entre levas</w:t>
      </w:r>
      <w:r w:rsidRPr="00AC33C3">
        <w:rPr>
          <w:noProof/>
          <w:vertAlign w:val="superscript"/>
        </w:rPr>
        <w:t>[21]</w:t>
      </w:r>
      <w:r>
        <w:rPr>
          <w:noProof/>
        </w:rPr>
        <w:t>.</w:t>
      </w:r>
      <w:r w:rsidR="0006290A">
        <w:rPr>
          <w:noProof/>
        </w:rPr>
        <w:t xml:space="preserve"> O método estocástico de descida de gradiente foi usado neste trabalho pois, como no ARIMA, o objetivo era fazer previsões de 1 intervalo apenas – prever o próximo preço das ações depois de cada ponto. Outro ponto que sustenta essa escolha é a intenção de conservar memória depois de cada iteração, sendo que o parâmetro “</w:t>
      </w:r>
      <w:r w:rsidR="0006290A" w:rsidRPr="0006290A">
        <w:rPr>
          <w:b/>
          <w:noProof/>
        </w:rPr>
        <w:t>stateful</w:t>
      </w:r>
      <w:r w:rsidR="0006290A">
        <w:rPr>
          <w:noProof/>
        </w:rPr>
        <w:t>” do framework Keras, usado na elaboração da rede LSTM foi configurado como ativo, indicando que oe stado dos neurônios deve ser preservado depois de cada leva de treinamento, ao invés de ser reiniciado.</w:t>
      </w:r>
    </w:p>
    <w:p w14:paraId="22DF5175" w14:textId="4A39026B" w:rsidR="0006290A" w:rsidRDefault="0006290A" w:rsidP="00171C78">
      <w:pPr>
        <w:pStyle w:val="Pargrafo"/>
        <w:rPr>
          <w:noProof/>
        </w:rPr>
      </w:pPr>
      <w:r>
        <w:rPr>
          <w:noProof/>
        </w:rPr>
        <w:t xml:space="preserve">Em adição ao tamanho da leva, o número de epochs é, da mesma forma, um parâmetro importante na definição do modelo de redes neurais LSTM. Depois de caad epoch, o estado da célula é reiniciado, e todos os dados são apresentados novamente, preservando apenas os pesos entre os neurônios. Se o número de epochs for pequeno demais o algotirmo pode não ter oportunidade de encontrar os pesos otimizados para conseguir fazer previsões futuras adequadas durante a fase de teste. Entretanto, se o número for grande demais o modelo pode apresentar </w:t>
      </w:r>
      <w:r w:rsidRPr="0006290A">
        <w:rPr>
          <w:i/>
          <w:noProof/>
        </w:rPr>
        <w:t>overfitting</w:t>
      </w:r>
      <w:r>
        <w:rPr>
          <w:noProof/>
        </w:rPr>
        <w:t>, ou seja, aprender os exemplos de treinamento “de cór”, de modo que, quando for exposto aos exemplos de teste, gere resultados muito distantes dos esperados – o algoritmo aprende todo o ruído dos dados de treinamento e não dá bons resultados em outros dados</w:t>
      </w:r>
      <w:r w:rsidRPr="0006290A">
        <w:rPr>
          <w:noProof/>
          <w:vertAlign w:val="superscript"/>
        </w:rPr>
        <w:t>[22]</w:t>
      </w:r>
      <w:r>
        <w:rPr>
          <w:noProof/>
        </w:rPr>
        <w:t xml:space="preserve">. O número de epochs escolhido para este trabalho foi de 50, que, depois de testes experimentais mostrou-se razoável para os conjuntos de dados </w:t>
      </w:r>
      <w:r w:rsidR="002E4EC2">
        <w:rPr>
          <w:noProof/>
        </w:rPr>
        <w:t>de 700 pontos dos preços das ações escolhidas.</w:t>
      </w:r>
    </w:p>
    <w:p w14:paraId="081EA076" w14:textId="7CD9F654" w:rsidR="002E4EC2" w:rsidRDefault="00AA278D" w:rsidP="00171C78">
      <w:pPr>
        <w:pStyle w:val="Pargrafo"/>
        <w:rPr>
          <w:noProof/>
        </w:rPr>
      </w:pPr>
      <w:r>
        <w:rPr>
          <w:noProof/>
        </w:rPr>
        <w:t>Outra característica que também poderia ser responsável por overfitting seria o número de neurônios nas camadas escondidas. Existem regras gerais sobre isso exploradas no livro de Jeff Heaton</w:t>
      </w:r>
      <w:r w:rsidRPr="00AA278D">
        <w:rPr>
          <w:noProof/>
          <w:vertAlign w:val="superscript"/>
        </w:rPr>
        <w:t>[23]</w:t>
      </w:r>
      <w:r>
        <w:rPr>
          <w:noProof/>
        </w:rPr>
        <w:t>, que sugerem usar um número de neurônios próximo ao número de entradas e saídas. Ainda assim, como comenta o autor, as regras são apenas um ponto de partida, sendo importante realizar testes iterativos. Para o caso estudado, cada entrada e saída tinham apenas um elemento em cada iteração, foram testados alguns valores pequenos e o número mais adequado foi de 3 neurônios por camada.</w:t>
      </w:r>
    </w:p>
    <w:p w14:paraId="37B6972E" w14:textId="26260FDD" w:rsidR="003323BB" w:rsidRPr="00AA278D" w:rsidRDefault="00AA278D" w:rsidP="00AA278D">
      <w:pPr>
        <w:pStyle w:val="Pargrafo"/>
        <w:rPr>
          <w:noProof/>
        </w:rPr>
      </w:pPr>
      <w:r>
        <w:rPr>
          <w:noProof/>
        </w:rPr>
        <w:t>Uma vez que as condições iniciais de pesos eram geradas aleatoriamente, o algoritmo gera resultados ligeiramente diferentes a cada execução. Para diminuir essa componente aleatória, o programa foi executado 10 vezes e foi levada em conta a média dos RMSEs para comparar com os resultados do ARIMA.</w:t>
      </w:r>
    </w:p>
    <w:p w14:paraId="2A7C40C4" w14:textId="62B2A75C" w:rsidR="00FF60D2" w:rsidRPr="00AA278D" w:rsidRDefault="00AA278D" w:rsidP="00A856C6">
      <w:pPr>
        <w:pStyle w:val="ListParagraph"/>
        <w:numPr>
          <w:ilvl w:val="0"/>
          <w:numId w:val="28"/>
        </w:numPr>
        <w:spacing w:after="160" w:line="276" w:lineRule="auto"/>
        <w:contextualSpacing/>
        <w:rPr>
          <w:rFonts w:ascii="Times New Roman" w:hAnsi="Times New Roman"/>
          <w:sz w:val="20"/>
          <w:szCs w:val="20"/>
        </w:rPr>
      </w:pPr>
      <w:r w:rsidRPr="00412CC3">
        <w:rPr>
          <w:rFonts w:ascii="Times New Roman" w:hAnsi="Times New Roman"/>
          <w:sz w:val="20"/>
          <w:szCs w:val="20"/>
        </w:rPr>
        <w:t xml:space="preserve">Raiz </w:t>
      </w:r>
      <w:r>
        <w:rPr>
          <w:rFonts w:ascii="Times New Roman" w:hAnsi="Times New Roman"/>
          <w:sz w:val="20"/>
          <w:szCs w:val="20"/>
        </w:rPr>
        <w:t xml:space="preserve">Quadrada </w:t>
      </w:r>
      <w:r w:rsidRPr="00412CC3">
        <w:rPr>
          <w:rFonts w:ascii="Times New Roman" w:hAnsi="Times New Roman"/>
          <w:sz w:val="20"/>
          <w:szCs w:val="20"/>
        </w:rPr>
        <w:t>do Erro Quadrático Médio (RMSE - Root Mean Squared Error)</w:t>
      </w:r>
    </w:p>
    <w:p w14:paraId="7ACB6676" w14:textId="1A9B0A83" w:rsidR="00AA278D" w:rsidRPr="00AA278D" w:rsidRDefault="00AA278D" w:rsidP="00AA278D">
      <w:pPr>
        <w:pStyle w:val="Pargrafo"/>
      </w:pPr>
      <w:r>
        <w:lastRenderedPageBreak/>
        <w:t>Da mesma forma que no ARIMA, a</w:t>
      </w:r>
      <w:r w:rsidR="00234DDF">
        <w:t xml:space="preserve"> rai</w:t>
      </w:r>
      <w:r w:rsidR="00234DDF" w:rsidRPr="00AA278D">
        <w:t>z</w:t>
      </w:r>
      <w:r w:rsidRPr="00AA278D">
        <w:t xml:space="preserve"> quadrada do erro quadr</w:t>
      </w:r>
      <w:r>
        <w:t>ático também foi utilizada para avaliar a precisão do algoritmo. Alguns parâmetros foram alterados manualmente para verificar a existência de overfitting e o efeito do número de camadas escondidas.</w:t>
      </w:r>
    </w:p>
    <w:p w14:paraId="11FA7716" w14:textId="6E107766" w:rsidR="00F578AF" w:rsidRPr="00AC0642" w:rsidRDefault="00F578AF" w:rsidP="00F578AF">
      <w:pPr>
        <w:spacing w:after="160" w:line="276" w:lineRule="auto"/>
        <w:ind w:firstLine="708"/>
        <w:contextualSpacing/>
        <w:rPr>
          <w:rFonts w:ascii="Times New Roman" w:hAnsi="Times New Roman"/>
          <w:sz w:val="20"/>
          <w:szCs w:val="20"/>
        </w:rPr>
      </w:pPr>
    </w:p>
    <w:tbl>
      <w:tblPr>
        <w:tblStyle w:val="TableGrid"/>
        <w:tblpPr w:leftFromText="141" w:rightFromText="141" w:vertAnchor="text" w:horzAnchor="page" w:tblpX="3691" w:tblpY="248"/>
        <w:tblW w:w="0" w:type="auto"/>
        <w:tblLook w:val="04A0" w:firstRow="1" w:lastRow="0" w:firstColumn="1" w:lastColumn="0" w:noHBand="0" w:noVBand="1"/>
      </w:tblPr>
      <w:tblGrid>
        <w:gridCol w:w="1209"/>
        <w:gridCol w:w="1485"/>
        <w:gridCol w:w="1842"/>
      </w:tblGrid>
      <w:tr w:rsidR="00576E7E" w14:paraId="7D4E3902" w14:textId="77777777" w:rsidTr="00AA278D">
        <w:trPr>
          <w:trHeight w:val="310"/>
        </w:trPr>
        <w:tc>
          <w:tcPr>
            <w:tcW w:w="1209" w:type="dxa"/>
            <w:tcBorders>
              <w:top w:val="nil"/>
              <w:left w:val="nil"/>
              <w:bottom w:val="single" w:sz="4" w:space="0" w:color="auto"/>
            </w:tcBorders>
          </w:tcPr>
          <w:p w14:paraId="2D97E178" w14:textId="77777777" w:rsidR="00576E7E" w:rsidRPr="00AC0642" w:rsidRDefault="00576E7E" w:rsidP="00667D34">
            <w:pPr>
              <w:spacing w:after="160" w:line="276" w:lineRule="auto"/>
              <w:contextualSpacing/>
              <w:rPr>
                <w:rFonts w:ascii="Times New Roman" w:hAnsi="Times New Roman"/>
                <w:sz w:val="20"/>
                <w:szCs w:val="20"/>
              </w:rPr>
            </w:pPr>
          </w:p>
        </w:tc>
        <w:tc>
          <w:tcPr>
            <w:tcW w:w="1485" w:type="dxa"/>
          </w:tcPr>
          <w:p w14:paraId="36B1968E" w14:textId="3B607343" w:rsidR="00576E7E" w:rsidRPr="00E72741" w:rsidRDefault="00576E7E" w:rsidP="00667D34">
            <w:pPr>
              <w:spacing w:after="160" w:line="276" w:lineRule="auto"/>
              <w:contextualSpacing/>
              <w:jc w:val="center"/>
              <w:rPr>
                <w:rFonts w:ascii="Times New Roman" w:hAnsi="Times New Roman"/>
                <w:b/>
                <w:sz w:val="20"/>
                <w:szCs w:val="20"/>
                <w:lang w:val="en-US"/>
              </w:rPr>
            </w:pPr>
            <w:r>
              <w:rPr>
                <w:rFonts w:ascii="Times New Roman" w:hAnsi="Times New Roman"/>
                <w:b/>
                <w:sz w:val="20"/>
                <w:szCs w:val="20"/>
                <w:lang w:val="en-US"/>
              </w:rPr>
              <w:t>RMSE</w:t>
            </w:r>
            <w:r w:rsidR="00AA278D">
              <w:rPr>
                <w:rFonts w:ascii="Times New Roman" w:hAnsi="Times New Roman"/>
                <w:b/>
                <w:sz w:val="20"/>
                <w:szCs w:val="20"/>
                <w:lang w:val="en-US"/>
              </w:rPr>
              <w:t xml:space="preserve"> de</w:t>
            </w:r>
            <w:r>
              <w:rPr>
                <w:rFonts w:ascii="Times New Roman" w:hAnsi="Times New Roman"/>
                <w:b/>
                <w:sz w:val="20"/>
                <w:szCs w:val="20"/>
                <w:lang w:val="en-US"/>
              </w:rPr>
              <w:t xml:space="preserve"> Test</w:t>
            </w:r>
            <w:r w:rsidR="00AA278D">
              <w:rPr>
                <w:rFonts w:ascii="Times New Roman" w:hAnsi="Times New Roman"/>
                <w:b/>
                <w:sz w:val="20"/>
                <w:szCs w:val="20"/>
                <w:lang w:val="en-US"/>
              </w:rPr>
              <w:t>es</w:t>
            </w:r>
          </w:p>
        </w:tc>
        <w:tc>
          <w:tcPr>
            <w:tcW w:w="1842" w:type="dxa"/>
          </w:tcPr>
          <w:p w14:paraId="55E996E2" w14:textId="159415CE" w:rsidR="00576E7E" w:rsidRPr="00E72741" w:rsidRDefault="00576E7E" w:rsidP="00667D34">
            <w:pPr>
              <w:spacing w:after="160" w:line="276" w:lineRule="auto"/>
              <w:contextualSpacing/>
              <w:jc w:val="center"/>
              <w:rPr>
                <w:rFonts w:ascii="Times New Roman" w:hAnsi="Times New Roman"/>
                <w:b/>
                <w:sz w:val="20"/>
                <w:szCs w:val="20"/>
                <w:lang w:val="en-US"/>
              </w:rPr>
            </w:pPr>
            <w:r>
              <w:rPr>
                <w:rFonts w:ascii="Times New Roman" w:hAnsi="Times New Roman"/>
                <w:b/>
                <w:sz w:val="20"/>
                <w:szCs w:val="20"/>
                <w:lang w:val="en-US"/>
              </w:rPr>
              <w:t>RMSE</w:t>
            </w:r>
            <w:r w:rsidR="00AA278D">
              <w:rPr>
                <w:rFonts w:ascii="Times New Roman" w:hAnsi="Times New Roman"/>
                <w:b/>
                <w:sz w:val="20"/>
                <w:szCs w:val="20"/>
                <w:lang w:val="en-US"/>
              </w:rPr>
              <w:t xml:space="preserve"> de</w:t>
            </w:r>
            <w:r>
              <w:rPr>
                <w:rFonts w:ascii="Times New Roman" w:hAnsi="Times New Roman"/>
                <w:b/>
                <w:sz w:val="20"/>
                <w:szCs w:val="20"/>
                <w:lang w:val="en-US"/>
              </w:rPr>
              <w:t xml:space="preserve"> </w:t>
            </w:r>
            <w:r w:rsidRPr="00234DDF">
              <w:rPr>
                <w:rFonts w:ascii="Times New Roman" w:hAnsi="Times New Roman"/>
                <w:b/>
                <w:sz w:val="20"/>
                <w:szCs w:val="20"/>
              </w:rPr>
              <w:t>Tr</w:t>
            </w:r>
            <w:r w:rsidR="00234DDF" w:rsidRPr="00234DDF">
              <w:rPr>
                <w:rFonts w:ascii="Times New Roman" w:hAnsi="Times New Roman"/>
                <w:b/>
                <w:sz w:val="20"/>
                <w:szCs w:val="20"/>
              </w:rPr>
              <w:t>e</w:t>
            </w:r>
            <w:r w:rsidRPr="00234DDF">
              <w:rPr>
                <w:rFonts w:ascii="Times New Roman" w:hAnsi="Times New Roman"/>
                <w:b/>
                <w:sz w:val="20"/>
                <w:szCs w:val="20"/>
              </w:rPr>
              <w:t>in</w:t>
            </w:r>
            <w:r w:rsidR="00AA278D" w:rsidRPr="00234DDF">
              <w:rPr>
                <w:rFonts w:ascii="Times New Roman" w:hAnsi="Times New Roman"/>
                <w:b/>
                <w:sz w:val="20"/>
                <w:szCs w:val="20"/>
              </w:rPr>
              <w:t>amento</w:t>
            </w:r>
          </w:p>
        </w:tc>
      </w:tr>
      <w:tr w:rsidR="00576E7E" w14:paraId="318B3779" w14:textId="77777777" w:rsidTr="00AA278D">
        <w:trPr>
          <w:trHeight w:val="329"/>
        </w:trPr>
        <w:tc>
          <w:tcPr>
            <w:tcW w:w="1209" w:type="dxa"/>
            <w:tcBorders>
              <w:top w:val="single" w:sz="4" w:space="0" w:color="auto"/>
            </w:tcBorders>
            <w:shd w:val="clear" w:color="auto" w:fill="B8CCE4" w:themeFill="accent1" w:themeFillTint="66"/>
          </w:tcPr>
          <w:p w14:paraId="3CEE0AEC" w14:textId="77777777" w:rsidR="00576E7E" w:rsidRDefault="00576E7E" w:rsidP="00667D34">
            <w:pPr>
              <w:spacing w:after="160" w:line="276" w:lineRule="auto"/>
              <w:contextualSpacing/>
              <w:rPr>
                <w:rFonts w:ascii="Times New Roman" w:hAnsi="Times New Roman"/>
                <w:sz w:val="20"/>
                <w:szCs w:val="20"/>
                <w:lang w:val="en-US"/>
              </w:rPr>
            </w:pPr>
            <w:r>
              <w:rPr>
                <w:rFonts w:ascii="Times New Roman" w:hAnsi="Times New Roman"/>
                <w:sz w:val="20"/>
                <w:szCs w:val="20"/>
                <w:lang w:val="en-US"/>
              </w:rPr>
              <w:t>PETR4</w:t>
            </w:r>
          </w:p>
        </w:tc>
        <w:tc>
          <w:tcPr>
            <w:tcW w:w="1485" w:type="dxa"/>
            <w:shd w:val="clear" w:color="auto" w:fill="FFFFFF" w:themeFill="background1"/>
          </w:tcPr>
          <w:p w14:paraId="1325C9B1" w14:textId="77777777" w:rsidR="00576E7E" w:rsidRPr="007C07BD" w:rsidRDefault="00576E7E" w:rsidP="00667D34">
            <w:pPr>
              <w:spacing w:after="160" w:line="276" w:lineRule="auto"/>
              <w:contextualSpacing/>
              <w:jc w:val="center"/>
              <w:rPr>
                <w:rFonts w:ascii="Times New Roman" w:hAnsi="Times New Roman"/>
                <w:sz w:val="20"/>
                <w:szCs w:val="20"/>
                <w:lang w:val="en-US"/>
              </w:rPr>
            </w:pPr>
            <w:r w:rsidRPr="007C07BD">
              <w:rPr>
                <w:rFonts w:ascii="Times New Roman" w:hAnsi="Times New Roman"/>
                <w:sz w:val="20"/>
                <w:szCs w:val="20"/>
                <w:lang w:val="en-US"/>
              </w:rPr>
              <w:t>0.049</w:t>
            </w:r>
            <w:r>
              <w:rPr>
                <w:rFonts w:ascii="Times New Roman" w:hAnsi="Times New Roman"/>
                <w:sz w:val="20"/>
                <w:szCs w:val="20"/>
                <w:lang w:val="en-US"/>
              </w:rPr>
              <w:t>33</w:t>
            </w:r>
          </w:p>
        </w:tc>
        <w:tc>
          <w:tcPr>
            <w:tcW w:w="1842" w:type="dxa"/>
            <w:shd w:val="clear" w:color="auto" w:fill="FFFFFF" w:themeFill="background1"/>
          </w:tcPr>
          <w:p w14:paraId="2BB7497E" w14:textId="2576406A" w:rsidR="00576E7E" w:rsidRDefault="00B9274A" w:rsidP="00667D34">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0.00976</w:t>
            </w:r>
          </w:p>
        </w:tc>
      </w:tr>
      <w:tr w:rsidR="00576E7E" w14:paraId="0B7C96DC" w14:textId="77777777" w:rsidTr="00AA278D">
        <w:trPr>
          <w:trHeight w:val="310"/>
        </w:trPr>
        <w:tc>
          <w:tcPr>
            <w:tcW w:w="1209" w:type="dxa"/>
            <w:shd w:val="clear" w:color="auto" w:fill="B8CCE4" w:themeFill="accent1" w:themeFillTint="66"/>
          </w:tcPr>
          <w:p w14:paraId="44DBE87C" w14:textId="77777777" w:rsidR="00576E7E" w:rsidRDefault="00576E7E" w:rsidP="00667D34">
            <w:pPr>
              <w:spacing w:after="160" w:line="276" w:lineRule="auto"/>
              <w:contextualSpacing/>
              <w:rPr>
                <w:rFonts w:ascii="Times New Roman" w:hAnsi="Times New Roman"/>
                <w:sz w:val="20"/>
                <w:szCs w:val="20"/>
                <w:lang w:val="en-US"/>
              </w:rPr>
            </w:pPr>
            <w:r>
              <w:rPr>
                <w:rFonts w:ascii="Times New Roman" w:hAnsi="Times New Roman"/>
                <w:sz w:val="20"/>
                <w:szCs w:val="20"/>
                <w:lang w:val="en-US"/>
              </w:rPr>
              <w:t>ITUB4</w:t>
            </w:r>
          </w:p>
        </w:tc>
        <w:tc>
          <w:tcPr>
            <w:tcW w:w="1485" w:type="dxa"/>
            <w:shd w:val="clear" w:color="auto" w:fill="FFFFFF" w:themeFill="background1"/>
          </w:tcPr>
          <w:p w14:paraId="4372BA7C" w14:textId="77777777" w:rsidR="00576E7E" w:rsidRDefault="00576E7E" w:rsidP="00667D34">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0.11141</w:t>
            </w:r>
          </w:p>
        </w:tc>
        <w:tc>
          <w:tcPr>
            <w:tcW w:w="1842" w:type="dxa"/>
            <w:shd w:val="clear" w:color="auto" w:fill="FFFFFF" w:themeFill="background1"/>
          </w:tcPr>
          <w:p w14:paraId="2368EDEE" w14:textId="42C88ABD" w:rsidR="00576E7E" w:rsidRDefault="00E501BD" w:rsidP="00667D34">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0.02689</w:t>
            </w:r>
          </w:p>
        </w:tc>
      </w:tr>
      <w:tr w:rsidR="00576E7E" w14:paraId="72725BD3" w14:textId="77777777" w:rsidTr="00AA278D">
        <w:trPr>
          <w:trHeight w:val="310"/>
        </w:trPr>
        <w:tc>
          <w:tcPr>
            <w:tcW w:w="1209" w:type="dxa"/>
            <w:shd w:val="clear" w:color="auto" w:fill="B8CCE4" w:themeFill="accent1" w:themeFillTint="66"/>
          </w:tcPr>
          <w:p w14:paraId="45B42FC4" w14:textId="77777777" w:rsidR="00576E7E" w:rsidRDefault="00576E7E" w:rsidP="00667D34">
            <w:pPr>
              <w:spacing w:after="160" w:line="276" w:lineRule="auto"/>
              <w:contextualSpacing/>
              <w:rPr>
                <w:rFonts w:ascii="Times New Roman" w:hAnsi="Times New Roman"/>
                <w:sz w:val="20"/>
                <w:szCs w:val="20"/>
                <w:lang w:val="en-US"/>
              </w:rPr>
            </w:pPr>
            <w:r>
              <w:rPr>
                <w:rFonts w:ascii="Times New Roman" w:hAnsi="Times New Roman"/>
                <w:sz w:val="20"/>
                <w:szCs w:val="20"/>
                <w:lang w:val="en-US"/>
              </w:rPr>
              <w:t>BVMF3</w:t>
            </w:r>
          </w:p>
        </w:tc>
        <w:tc>
          <w:tcPr>
            <w:tcW w:w="1485" w:type="dxa"/>
            <w:shd w:val="clear" w:color="auto" w:fill="FFFFFF" w:themeFill="background1"/>
          </w:tcPr>
          <w:p w14:paraId="2C9954BC" w14:textId="7C6EBEA8" w:rsidR="00576E7E" w:rsidRDefault="00B27B4D" w:rsidP="00667D34">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0.07356</w:t>
            </w:r>
          </w:p>
        </w:tc>
        <w:tc>
          <w:tcPr>
            <w:tcW w:w="1842" w:type="dxa"/>
            <w:shd w:val="clear" w:color="auto" w:fill="FFFFFF" w:themeFill="background1"/>
          </w:tcPr>
          <w:p w14:paraId="115484AB" w14:textId="5AC9739B" w:rsidR="00576E7E" w:rsidRDefault="00B27B4D" w:rsidP="00953F0A">
            <w:pPr>
              <w:keepNext/>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0.01891</w:t>
            </w:r>
          </w:p>
        </w:tc>
      </w:tr>
    </w:tbl>
    <w:p w14:paraId="23E0E59E"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7085EACC"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3ECA4F72"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02C63054"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04BF85E1"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3BBCC4A4" w14:textId="77777777" w:rsidR="00E501BD" w:rsidRPr="00953F0A" w:rsidRDefault="00E501BD" w:rsidP="00E501BD">
      <w:pPr>
        <w:spacing w:after="160" w:line="276" w:lineRule="auto"/>
        <w:ind w:firstLine="708"/>
        <w:contextualSpacing/>
        <w:rPr>
          <w:rFonts w:ascii="Times New Roman" w:hAnsi="Times New Roman"/>
          <w:sz w:val="20"/>
          <w:szCs w:val="20"/>
          <w:lang w:val="en-US"/>
        </w:rPr>
      </w:pPr>
    </w:p>
    <w:p w14:paraId="627A5130" w14:textId="1DD3D2F1" w:rsidR="00953F0A" w:rsidRPr="00AA278D" w:rsidRDefault="00953F0A" w:rsidP="00AA278D">
      <w:pPr>
        <w:pStyle w:val="Caption"/>
        <w:framePr w:hSpace="141" w:wrap="around" w:vAnchor="text" w:hAnchor="page" w:x="3730" w:y="42"/>
        <w:rPr>
          <w:rFonts w:ascii="Times New Roman" w:hAnsi="Times New Roman"/>
          <w:color w:val="auto"/>
        </w:rPr>
      </w:pPr>
      <w:r w:rsidRPr="00AA278D">
        <w:rPr>
          <w:rFonts w:ascii="Times New Roman" w:hAnsi="Times New Roman"/>
          <w:color w:val="auto"/>
        </w:rPr>
        <w:t>Tab</w:t>
      </w:r>
      <w:r w:rsidR="00AA278D" w:rsidRPr="00AA278D">
        <w:rPr>
          <w:rFonts w:ascii="Times New Roman" w:hAnsi="Times New Roman"/>
          <w:color w:val="auto"/>
        </w:rPr>
        <w:t>e</w:t>
      </w:r>
      <w:r w:rsidRPr="00AA278D">
        <w:rPr>
          <w:rFonts w:ascii="Times New Roman" w:hAnsi="Times New Roman"/>
          <w:color w:val="auto"/>
        </w:rPr>
        <w:t>l</w:t>
      </w:r>
      <w:r w:rsidR="00AA278D" w:rsidRPr="00AA278D">
        <w:rPr>
          <w:rFonts w:ascii="Times New Roman" w:hAnsi="Times New Roman"/>
          <w:color w:val="auto"/>
        </w:rPr>
        <w:t>a</w:t>
      </w:r>
      <w:r w:rsidRPr="00AA278D">
        <w:rPr>
          <w:rFonts w:ascii="Times New Roman" w:hAnsi="Times New Roman"/>
          <w:color w:val="auto"/>
        </w:rPr>
        <w:t xml:space="preserve"> 2 - Compar</w:t>
      </w:r>
      <w:r w:rsidR="00AA278D" w:rsidRPr="00AA278D">
        <w:rPr>
          <w:rFonts w:ascii="Times New Roman" w:hAnsi="Times New Roman"/>
          <w:color w:val="auto"/>
        </w:rPr>
        <w:t>ação</w:t>
      </w:r>
      <w:r w:rsidRPr="00AA278D">
        <w:rPr>
          <w:rFonts w:ascii="Times New Roman" w:hAnsi="Times New Roman"/>
          <w:color w:val="auto"/>
        </w:rPr>
        <w:t xml:space="preserve"> </w:t>
      </w:r>
      <w:r w:rsidR="00AA278D" w:rsidRPr="00AA278D">
        <w:rPr>
          <w:rFonts w:ascii="Times New Roman" w:hAnsi="Times New Roman"/>
          <w:color w:val="auto"/>
        </w:rPr>
        <w:t xml:space="preserve">entre os erros </w:t>
      </w:r>
      <w:r w:rsidR="00AA278D">
        <w:rPr>
          <w:rFonts w:ascii="Times New Roman" w:hAnsi="Times New Roman"/>
          <w:color w:val="auto"/>
        </w:rPr>
        <w:t xml:space="preserve">obtidos </w:t>
      </w:r>
      <w:r w:rsidR="00AA278D" w:rsidRPr="00AA278D">
        <w:rPr>
          <w:rFonts w:ascii="Times New Roman" w:hAnsi="Times New Roman"/>
          <w:color w:val="auto"/>
        </w:rPr>
        <w:t>no treinamento e teste</w:t>
      </w:r>
    </w:p>
    <w:p w14:paraId="59734F95" w14:textId="0E66A5E0" w:rsidR="00DA658D" w:rsidRPr="00AA278D" w:rsidRDefault="00DA658D" w:rsidP="00B9274A">
      <w:pPr>
        <w:spacing w:after="160" w:line="276" w:lineRule="auto"/>
        <w:ind w:firstLine="708"/>
        <w:contextualSpacing/>
        <w:jc w:val="both"/>
        <w:rPr>
          <w:rFonts w:ascii="Times New Roman" w:hAnsi="Times New Roman"/>
          <w:sz w:val="20"/>
          <w:szCs w:val="20"/>
        </w:rPr>
      </w:pPr>
    </w:p>
    <w:p w14:paraId="5AAAD310" w14:textId="77777777" w:rsidR="00953F0A" w:rsidRPr="00AA278D" w:rsidRDefault="00953F0A" w:rsidP="00DA658D">
      <w:pPr>
        <w:spacing w:after="160" w:line="276" w:lineRule="auto"/>
        <w:ind w:firstLine="708"/>
        <w:contextualSpacing/>
        <w:jc w:val="both"/>
        <w:rPr>
          <w:rFonts w:ascii="Times New Roman" w:hAnsi="Times New Roman"/>
          <w:sz w:val="20"/>
          <w:szCs w:val="20"/>
        </w:rPr>
      </w:pPr>
    </w:p>
    <w:p w14:paraId="625029A3" w14:textId="60A93DE1" w:rsidR="00AA278D" w:rsidRDefault="00AA278D" w:rsidP="00AA278D">
      <w:pPr>
        <w:pStyle w:val="Pargrafo"/>
      </w:pPr>
      <w:r w:rsidRPr="00AA278D">
        <w:t>A diferença entre os erros de treinamento e teste</w:t>
      </w:r>
      <w:r>
        <w:t xml:space="preserve"> podem ser explicados pela origem dos dados. O conjunto de dados de treinamento foi examinado </w:t>
      </w:r>
      <w:r w:rsidR="00805DEB">
        <w:t xml:space="preserve">repetidas vezes pelo algoritmo durante o treinamento; já os dados de teste eram avaliados apenas uma vez, durante a </w:t>
      </w:r>
      <w:r w:rsidR="00234DDF">
        <w:t>última</w:t>
      </w:r>
      <w:r w:rsidR="00805DEB">
        <w:t xml:space="preserve"> etapa de cálculo de precisão, medindo a capacidade de generalização do algoritmo. Como resultado, espera-se que o erro nessa etapa de testes seja maior. Entretanto, o RMSE de testes oferece uma estimativa melhor para entender como o algoritmo iria se comportar num cenário de tempo real. Se a diferença fosse ainda maior, poderia ser um sinal de overfitting – quando a rede se comporta muito melhor durante o treinamento e vai mal na parte do teste.</w:t>
      </w:r>
    </w:p>
    <w:p w14:paraId="33F7740D" w14:textId="5CF6AE87" w:rsidR="001B323B" w:rsidRPr="00805DEB" w:rsidRDefault="00805DEB" w:rsidP="00805DEB">
      <w:pPr>
        <w:pStyle w:val="Pargrafo"/>
      </w:pPr>
      <w:r>
        <w:t>O número de camadas escondidas foi reduzido para um para testar a relevância de usar uma segunda camada durante o treinamento, como nesse caso, como usa-se um modelo simples de LSTM e não envolve deep learning. Foi gerada uma tabela (Tabela 3) comparando os resultados com uma ou duas camadas.</w:t>
      </w:r>
    </w:p>
    <w:tbl>
      <w:tblPr>
        <w:tblStyle w:val="TableGrid"/>
        <w:tblpPr w:leftFromText="141" w:rightFromText="141" w:vertAnchor="text" w:horzAnchor="page" w:tblpX="3826" w:tblpY="173"/>
        <w:tblW w:w="0" w:type="auto"/>
        <w:tblLook w:val="04A0" w:firstRow="1" w:lastRow="0" w:firstColumn="1" w:lastColumn="0" w:noHBand="0" w:noVBand="1"/>
      </w:tblPr>
      <w:tblGrid>
        <w:gridCol w:w="1209"/>
        <w:gridCol w:w="1664"/>
        <w:gridCol w:w="1663"/>
      </w:tblGrid>
      <w:tr w:rsidR="001B323B" w14:paraId="16002D0C" w14:textId="77777777" w:rsidTr="00953F0A">
        <w:trPr>
          <w:trHeight w:val="310"/>
        </w:trPr>
        <w:tc>
          <w:tcPr>
            <w:tcW w:w="1209" w:type="dxa"/>
            <w:tcBorders>
              <w:top w:val="nil"/>
              <w:left w:val="nil"/>
              <w:bottom w:val="single" w:sz="4" w:space="0" w:color="auto"/>
            </w:tcBorders>
          </w:tcPr>
          <w:p w14:paraId="1B9743EB" w14:textId="77777777" w:rsidR="001B323B" w:rsidRPr="00805DEB" w:rsidRDefault="001B323B" w:rsidP="00953F0A">
            <w:pPr>
              <w:spacing w:after="160" w:line="276" w:lineRule="auto"/>
              <w:contextualSpacing/>
              <w:rPr>
                <w:rFonts w:ascii="Times New Roman" w:hAnsi="Times New Roman"/>
                <w:sz w:val="20"/>
                <w:szCs w:val="20"/>
              </w:rPr>
            </w:pPr>
          </w:p>
        </w:tc>
        <w:tc>
          <w:tcPr>
            <w:tcW w:w="1664" w:type="dxa"/>
          </w:tcPr>
          <w:p w14:paraId="1515552E" w14:textId="4F88B82B" w:rsidR="001B323B" w:rsidRPr="00E72741" w:rsidRDefault="001B323B" w:rsidP="00805DEB">
            <w:pPr>
              <w:spacing w:after="160" w:line="276" w:lineRule="auto"/>
              <w:contextualSpacing/>
              <w:jc w:val="center"/>
              <w:rPr>
                <w:rFonts w:ascii="Times New Roman" w:hAnsi="Times New Roman"/>
                <w:b/>
                <w:sz w:val="20"/>
                <w:szCs w:val="20"/>
                <w:lang w:val="en-US"/>
              </w:rPr>
            </w:pPr>
            <w:r>
              <w:rPr>
                <w:rFonts w:ascii="Times New Roman" w:hAnsi="Times New Roman"/>
                <w:b/>
                <w:sz w:val="20"/>
                <w:szCs w:val="20"/>
                <w:lang w:val="en-US"/>
              </w:rPr>
              <w:t xml:space="preserve">2 </w:t>
            </w:r>
            <w:r w:rsidR="00805DEB" w:rsidRPr="00234DDF">
              <w:rPr>
                <w:rFonts w:ascii="Times New Roman" w:hAnsi="Times New Roman"/>
                <w:b/>
                <w:sz w:val="20"/>
                <w:szCs w:val="20"/>
              </w:rPr>
              <w:t>camadas</w:t>
            </w:r>
          </w:p>
        </w:tc>
        <w:tc>
          <w:tcPr>
            <w:tcW w:w="1663" w:type="dxa"/>
          </w:tcPr>
          <w:p w14:paraId="6E719223" w14:textId="76D54A29" w:rsidR="001B323B" w:rsidRPr="00E72741" w:rsidRDefault="001B323B" w:rsidP="00805DEB">
            <w:pPr>
              <w:spacing w:after="160" w:line="276" w:lineRule="auto"/>
              <w:contextualSpacing/>
              <w:jc w:val="center"/>
              <w:rPr>
                <w:rFonts w:ascii="Times New Roman" w:hAnsi="Times New Roman"/>
                <w:b/>
                <w:sz w:val="20"/>
                <w:szCs w:val="20"/>
                <w:lang w:val="en-US"/>
              </w:rPr>
            </w:pPr>
            <w:r>
              <w:rPr>
                <w:rFonts w:ascii="Times New Roman" w:hAnsi="Times New Roman"/>
                <w:b/>
                <w:sz w:val="20"/>
                <w:szCs w:val="20"/>
                <w:lang w:val="en-US"/>
              </w:rPr>
              <w:t xml:space="preserve">1 </w:t>
            </w:r>
            <w:r w:rsidR="00805DEB" w:rsidRPr="00234DDF">
              <w:rPr>
                <w:rFonts w:ascii="Times New Roman" w:hAnsi="Times New Roman"/>
                <w:b/>
                <w:sz w:val="20"/>
                <w:szCs w:val="20"/>
              </w:rPr>
              <w:t>camada</w:t>
            </w:r>
          </w:p>
        </w:tc>
      </w:tr>
      <w:tr w:rsidR="001B323B" w14:paraId="3059BE7E" w14:textId="77777777" w:rsidTr="00953F0A">
        <w:trPr>
          <w:trHeight w:val="70"/>
        </w:trPr>
        <w:tc>
          <w:tcPr>
            <w:tcW w:w="1209" w:type="dxa"/>
            <w:tcBorders>
              <w:top w:val="single" w:sz="4" w:space="0" w:color="auto"/>
            </w:tcBorders>
            <w:shd w:val="clear" w:color="auto" w:fill="D6E3BC" w:themeFill="accent3" w:themeFillTint="66"/>
          </w:tcPr>
          <w:p w14:paraId="1FCCE13B" w14:textId="77777777" w:rsidR="001B323B" w:rsidRDefault="001B323B" w:rsidP="00953F0A">
            <w:pPr>
              <w:spacing w:after="160" w:line="276" w:lineRule="auto"/>
              <w:contextualSpacing/>
              <w:rPr>
                <w:rFonts w:ascii="Times New Roman" w:hAnsi="Times New Roman"/>
                <w:sz w:val="20"/>
                <w:szCs w:val="20"/>
                <w:lang w:val="en-US"/>
              </w:rPr>
            </w:pPr>
            <w:r>
              <w:rPr>
                <w:rFonts w:ascii="Times New Roman" w:hAnsi="Times New Roman"/>
                <w:sz w:val="20"/>
                <w:szCs w:val="20"/>
                <w:lang w:val="en-US"/>
              </w:rPr>
              <w:t>PETR4</w:t>
            </w:r>
          </w:p>
        </w:tc>
        <w:tc>
          <w:tcPr>
            <w:tcW w:w="1664" w:type="dxa"/>
            <w:shd w:val="clear" w:color="auto" w:fill="FFFFFF" w:themeFill="background1"/>
          </w:tcPr>
          <w:p w14:paraId="11E94CEF" w14:textId="77777777" w:rsidR="001B323B" w:rsidRPr="007C07BD" w:rsidRDefault="001B323B" w:rsidP="00953F0A">
            <w:pPr>
              <w:spacing w:after="160" w:line="276" w:lineRule="auto"/>
              <w:contextualSpacing/>
              <w:jc w:val="center"/>
              <w:rPr>
                <w:rFonts w:ascii="Times New Roman" w:hAnsi="Times New Roman"/>
                <w:sz w:val="20"/>
                <w:szCs w:val="20"/>
                <w:lang w:val="en-US"/>
              </w:rPr>
            </w:pPr>
            <w:r w:rsidRPr="007C07BD">
              <w:rPr>
                <w:rFonts w:ascii="Times New Roman" w:hAnsi="Times New Roman"/>
                <w:sz w:val="20"/>
                <w:szCs w:val="20"/>
                <w:lang w:val="en-US"/>
              </w:rPr>
              <w:t>0.049</w:t>
            </w:r>
            <w:r>
              <w:rPr>
                <w:rFonts w:ascii="Times New Roman" w:hAnsi="Times New Roman"/>
                <w:sz w:val="20"/>
                <w:szCs w:val="20"/>
                <w:lang w:val="en-US"/>
              </w:rPr>
              <w:t>33</w:t>
            </w:r>
          </w:p>
        </w:tc>
        <w:tc>
          <w:tcPr>
            <w:tcW w:w="1663" w:type="dxa"/>
            <w:shd w:val="clear" w:color="auto" w:fill="FFFFFF" w:themeFill="background1"/>
          </w:tcPr>
          <w:p w14:paraId="3E391EA7" w14:textId="375DD3E2" w:rsidR="001B323B" w:rsidRDefault="00D361CF" w:rsidP="00953F0A">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0.04949</w:t>
            </w:r>
          </w:p>
        </w:tc>
      </w:tr>
      <w:tr w:rsidR="001B323B" w14:paraId="34896817" w14:textId="77777777" w:rsidTr="00953F0A">
        <w:trPr>
          <w:trHeight w:val="310"/>
        </w:trPr>
        <w:tc>
          <w:tcPr>
            <w:tcW w:w="1209" w:type="dxa"/>
            <w:shd w:val="clear" w:color="auto" w:fill="D6E3BC" w:themeFill="accent3" w:themeFillTint="66"/>
          </w:tcPr>
          <w:p w14:paraId="7DEDA8BC" w14:textId="77777777" w:rsidR="001B323B" w:rsidRDefault="001B323B" w:rsidP="00953F0A">
            <w:pPr>
              <w:spacing w:after="160" w:line="276" w:lineRule="auto"/>
              <w:contextualSpacing/>
              <w:rPr>
                <w:rFonts w:ascii="Times New Roman" w:hAnsi="Times New Roman"/>
                <w:sz w:val="20"/>
                <w:szCs w:val="20"/>
                <w:lang w:val="en-US"/>
              </w:rPr>
            </w:pPr>
            <w:r>
              <w:rPr>
                <w:rFonts w:ascii="Times New Roman" w:hAnsi="Times New Roman"/>
                <w:sz w:val="20"/>
                <w:szCs w:val="20"/>
                <w:lang w:val="en-US"/>
              </w:rPr>
              <w:t>ITUB4</w:t>
            </w:r>
          </w:p>
        </w:tc>
        <w:tc>
          <w:tcPr>
            <w:tcW w:w="1664" w:type="dxa"/>
            <w:shd w:val="clear" w:color="auto" w:fill="FFFFFF" w:themeFill="background1"/>
          </w:tcPr>
          <w:p w14:paraId="216F20A5" w14:textId="77777777" w:rsidR="001B323B" w:rsidRDefault="001B323B" w:rsidP="00953F0A">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0.11141</w:t>
            </w:r>
          </w:p>
        </w:tc>
        <w:tc>
          <w:tcPr>
            <w:tcW w:w="1663" w:type="dxa"/>
            <w:shd w:val="clear" w:color="auto" w:fill="FFFFFF" w:themeFill="background1"/>
          </w:tcPr>
          <w:p w14:paraId="3F442698" w14:textId="03BC7167" w:rsidR="001B323B" w:rsidRDefault="00D361CF" w:rsidP="00953F0A">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0.11056</w:t>
            </w:r>
          </w:p>
        </w:tc>
      </w:tr>
      <w:tr w:rsidR="001B323B" w14:paraId="3928C5A1" w14:textId="77777777" w:rsidTr="00953F0A">
        <w:trPr>
          <w:trHeight w:val="310"/>
        </w:trPr>
        <w:tc>
          <w:tcPr>
            <w:tcW w:w="1209" w:type="dxa"/>
            <w:shd w:val="clear" w:color="auto" w:fill="D6E3BC" w:themeFill="accent3" w:themeFillTint="66"/>
          </w:tcPr>
          <w:p w14:paraId="166B1027" w14:textId="77777777" w:rsidR="001B323B" w:rsidRDefault="001B323B" w:rsidP="00953F0A">
            <w:pPr>
              <w:spacing w:after="160" w:line="276" w:lineRule="auto"/>
              <w:contextualSpacing/>
              <w:rPr>
                <w:rFonts w:ascii="Times New Roman" w:hAnsi="Times New Roman"/>
                <w:sz w:val="20"/>
                <w:szCs w:val="20"/>
                <w:lang w:val="en-US"/>
              </w:rPr>
            </w:pPr>
            <w:r>
              <w:rPr>
                <w:rFonts w:ascii="Times New Roman" w:hAnsi="Times New Roman"/>
                <w:sz w:val="20"/>
                <w:szCs w:val="20"/>
                <w:lang w:val="en-US"/>
              </w:rPr>
              <w:t>BVMF3</w:t>
            </w:r>
          </w:p>
        </w:tc>
        <w:tc>
          <w:tcPr>
            <w:tcW w:w="1664" w:type="dxa"/>
            <w:shd w:val="clear" w:color="auto" w:fill="FFFFFF" w:themeFill="background1"/>
          </w:tcPr>
          <w:p w14:paraId="24575AD2" w14:textId="77777777" w:rsidR="001B323B" w:rsidRDefault="001B323B" w:rsidP="00953F0A">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0.07356</w:t>
            </w:r>
          </w:p>
        </w:tc>
        <w:tc>
          <w:tcPr>
            <w:tcW w:w="1663" w:type="dxa"/>
            <w:shd w:val="clear" w:color="auto" w:fill="FFFFFF" w:themeFill="background1"/>
          </w:tcPr>
          <w:p w14:paraId="4643FC09" w14:textId="42B439A6" w:rsidR="001B323B" w:rsidRDefault="00521C56" w:rsidP="00953F0A">
            <w:pPr>
              <w:keepNext/>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0.07440</w:t>
            </w:r>
          </w:p>
        </w:tc>
      </w:tr>
    </w:tbl>
    <w:p w14:paraId="14A438A3" w14:textId="77777777" w:rsidR="001B323B" w:rsidRDefault="001B323B" w:rsidP="001B323B">
      <w:pPr>
        <w:spacing w:after="160" w:line="276" w:lineRule="auto"/>
        <w:ind w:firstLine="708"/>
        <w:contextualSpacing/>
        <w:jc w:val="both"/>
        <w:rPr>
          <w:rFonts w:ascii="Times New Roman" w:hAnsi="Times New Roman"/>
          <w:sz w:val="20"/>
          <w:szCs w:val="20"/>
          <w:lang w:val="en-US"/>
        </w:rPr>
      </w:pPr>
    </w:p>
    <w:p w14:paraId="279105D6" w14:textId="77777777" w:rsidR="001B323B" w:rsidRDefault="001B323B" w:rsidP="001B323B">
      <w:pPr>
        <w:spacing w:after="160" w:line="276" w:lineRule="auto"/>
        <w:ind w:firstLine="708"/>
        <w:contextualSpacing/>
        <w:jc w:val="both"/>
        <w:rPr>
          <w:rFonts w:ascii="Times New Roman" w:hAnsi="Times New Roman"/>
          <w:sz w:val="20"/>
          <w:szCs w:val="20"/>
          <w:lang w:val="en-US"/>
        </w:rPr>
      </w:pPr>
    </w:p>
    <w:p w14:paraId="3C0517F3" w14:textId="77777777" w:rsidR="001B323B" w:rsidRDefault="001B323B" w:rsidP="001B323B">
      <w:pPr>
        <w:spacing w:after="160" w:line="276" w:lineRule="auto"/>
        <w:contextualSpacing/>
        <w:jc w:val="both"/>
        <w:rPr>
          <w:rFonts w:ascii="Times New Roman" w:hAnsi="Times New Roman"/>
          <w:sz w:val="20"/>
          <w:szCs w:val="20"/>
          <w:lang w:val="en-US"/>
        </w:rPr>
      </w:pPr>
    </w:p>
    <w:p w14:paraId="5681F9A6" w14:textId="3F04EB3A" w:rsidR="001B323B" w:rsidRDefault="001B323B" w:rsidP="001B323B">
      <w:pPr>
        <w:spacing w:after="160" w:line="276" w:lineRule="auto"/>
        <w:contextualSpacing/>
        <w:jc w:val="both"/>
        <w:rPr>
          <w:rFonts w:ascii="Times New Roman" w:hAnsi="Times New Roman"/>
          <w:sz w:val="20"/>
          <w:szCs w:val="20"/>
          <w:lang w:val="en-US"/>
        </w:rPr>
      </w:pPr>
    </w:p>
    <w:p w14:paraId="0718EC73" w14:textId="00C75094" w:rsidR="00DB521C" w:rsidRDefault="001B323B" w:rsidP="00DB521C">
      <w:pPr>
        <w:spacing w:after="160" w:line="276" w:lineRule="auto"/>
        <w:contextualSpacing/>
        <w:jc w:val="both"/>
        <w:rPr>
          <w:rFonts w:ascii="Times New Roman" w:hAnsi="Times New Roman"/>
          <w:sz w:val="20"/>
          <w:szCs w:val="20"/>
          <w:lang w:val="en-US"/>
        </w:rPr>
      </w:pPr>
      <w:r>
        <w:rPr>
          <w:rFonts w:ascii="Times New Roman" w:hAnsi="Times New Roman"/>
          <w:sz w:val="20"/>
          <w:szCs w:val="20"/>
          <w:lang w:val="en-US"/>
        </w:rPr>
        <w:tab/>
      </w:r>
    </w:p>
    <w:p w14:paraId="79501D35" w14:textId="42EA004E" w:rsidR="00953F0A" w:rsidRPr="00AC0642" w:rsidRDefault="00805DEB" w:rsidP="00953F0A">
      <w:pPr>
        <w:pStyle w:val="Caption"/>
        <w:framePr w:hSpace="141" w:wrap="around" w:vAnchor="text" w:hAnchor="page" w:x="3790" w:y="9"/>
        <w:rPr>
          <w:rFonts w:ascii="Times New Roman" w:hAnsi="Times New Roman"/>
          <w:color w:val="auto"/>
        </w:rPr>
      </w:pPr>
      <w:r w:rsidRPr="00234DDF">
        <w:rPr>
          <w:rFonts w:ascii="Times New Roman" w:hAnsi="Times New Roman"/>
          <w:color w:val="auto"/>
        </w:rPr>
        <w:t>Tab</w:t>
      </w:r>
      <w:r w:rsidR="00953F0A" w:rsidRPr="00234DDF">
        <w:rPr>
          <w:rFonts w:ascii="Times New Roman" w:hAnsi="Times New Roman"/>
          <w:color w:val="auto"/>
        </w:rPr>
        <w:t>e</w:t>
      </w:r>
      <w:r w:rsidRPr="00234DDF">
        <w:rPr>
          <w:rFonts w:ascii="Times New Roman" w:hAnsi="Times New Roman"/>
          <w:color w:val="auto"/>
        </w:rPr>
        <w:t>la</w:t>
      </w:r>
      <w:r w:rsidR="00953F0A" w:rsidRPr="00AC0642">
        <w:rPr>
          <w:rFonts w:ascii="Times New Roman" w:hAnsi="Times New Roman"/>
          <w:color w:val="auto"/>
        </w:rPr>
        <w:t xml:space="preserve"> 3 </w:t>
      </w:r>
      <w:r w:rsidRPr="00234DDF">
        <w:rPr>
          <w:rFonts w:ascii="Times New Roman" w:hAnsi="Times New Roman"/>
          <w:color w:val="auto"/>
        </w:rPr>
        <w:t>–</w:t>
      </w:r>
      <w:r w:rsidR="00953F0A" w:rsidRPr="00234DDF">
        <w:rPr>
          <w:rFonts w:ascii="Times New Roman" w:hAnsi="Times New Roman"/>
          <w:color w:val="auto"/>
        </w:rPr>
        <w:t xml:space="preserve"> Compar</w:t>
      </w:r>
      <w:r w:rsidRPr="00234DDF">
        <w:rPr>
          <w:rFonts w:ascii="Times New Roman" w:hAnsi="Times New Roman"/>
          <w:color w:val="auto"/>
        </w:rPr>
        <w:t xml:space="preserve">ação entre os erros </w:t>
      </w:r>
      <w:r w:rsidR="00234DDF" w:rsidRPr="00234DDF">
        <w:rPr>
          <w:rFonts w:ascii="Times New Roman" w:hAnsi="Times New Roman"/>
          <w:color w:val="auto"/>
        </w:rPr>
        <w:t>com números diferentes de camadas escondidas</w:t>
      </w:r>
    </w:p>
    <w:p w14:paraId="7509AE1E" w14:textId="77777777" w:rsidR="00953F0A" w:rsidRPr="00AC0642" w:rsidRDefault="00DB521C" w:rsidP="00DB521C">
      <w:pPr>
        <w:spacing w:after="160" w:line="276" w:lineRule="auto"/>
        <w:contextualSpacing/>
        <w:jc w:val="both"/>
        <w:rPr>
          <w:rFonts w:ascii="Times New Roman" w:hAnsi="Times New Roman"/>
          <w:sz w:val="20"/>
          <w:szCs w:val="20"/>
        </w:rPr>
      </w:pPr>
      <w:r w:rsidRPr="00AC0642">
        <w:rPr>
          <w:rFonts w:ascii="Times New Roman" w:hAnsi="Times New Roman"/>
          <w:sz w:val="20"/>
          <w:szCs w:val="20"/>
        </w:rPr>
        <w:tab/>
      </w:r>
    </w:p>
    <w:p w14:paraId="6F35F5DC" w14:textId="77777777" w:rsidR="00953F0A" w:rsidRPr="00AC0642" w:rsidRDefault="00953F0A" w:rsidP="00DB521C">
      <w:pPr>
        <w:spacing w:after="160" w:line="276" w:lineRule="auto"/>
        <w:contextualSpacing/>
        <w:jc w:val="both"/>
        <w:rPr>
          <w:rFonts w:ascii="Times New Roman" w:hAnsi="Times New Roman"/>
          <w:sz w:val="20"/>
          <w:szCs w:val="20"/>
        </w:rPr>
      </w:pPr>
    </w:p>
    <w:p w14:paraId="7D0C108A" w14:textId="60931048" w:rsidR="0043766D" w:rsidRPr="0043766D" w:rsidRDefault="0043766D" w:rsidP="0043766D">
      <w:pPr>
        <w:pStyle w:val="Pargrafo"/>
      </w:pPr>
      <w:r w:rsidRPr="0043766D">
        <w:t xml:space="preserve">Mesmo com o modelo de 2 camadas tendo mostrado resultados </w:t>
      </w:r>
      <w:r w:rsidR="00234DDF" w:rsidRPr="0043766D">
        <w:t>sutilmente</w:t>
      </w:r>
      <w:r w:rsidRPr="0043766D">
        <w:t xml:space="preserve"> melhores </w:t>
      </w:r>
      <w:r>
        <w:t>os erros em geral são muito parecidos, sugerindo que a adição de uma segunda camada pode não afetar significativamente os resultados para a massa de dados escolhida. Talvez se a massa de dados fosse maior, poderia ser possível observar impactos maiores na adição de uma segunda camada para tentar encontrar padrões escondidos.</w:t>
      </w:r>
    </w:p>
    <w:p w14:paraId="7CFA9A97" w14:textId="046A5AE5" w:rsidR="00A904DB" w:rsidRPr="00234DDF" w:rsidRDefault="0043766D" w:rsidP="00DB521C">
      <w:pPr>
        <w:pStyle w:val="ListParagraph"/>
        <w:numPr>
          <w:ilvl w:val="0"/>
          <w:numId w:val="28"/>
        </w:numPr>
        <w:spacing w:after="160" w:line="276" w:lineRule="auto"/>
        <w:contextualSpacing/>
        <w:jc w:val="both"/>
        <w:rPr>
          <w:rFonts w:ascii="Times New Roman" w:hAnsi="Times New Roman"/>
          <w:sz w:val="20"/>
          <w:szCs w:val="20"/>
        </w:rPr>
      </w:pPr>
      <w:r w:rsidRPr="00234DDF">
        <w:rPr>
          <w:rFonts w:ascii="Times New Roman" w:hAnsi="Times New Roman"/>
          <w:sz w:val="20"/>
          <w:szCs w:val="20"/>
        </w:rPr>
        <w:t>Gráficos das previsões</w:t>
      </w:r>
    </w:p>
    <w:p w14:paraId="622E9680" w14:textId="25745C1E" w:rsidR="0043766D" w:rsidRPr="0043766D" w:rsidRDefault="0043766D" w:rsidP="0043766D">
      <w:pPr>
        <w:pStyle w:val="Pargrafo"/>
      </w:pPr>
      <w:r>
        <w:t xml:space="preserve">Foram plotados os </w:t>
      </w:r>
      <w:r w:rsidRPr="0043766D">
        <w:t>gráficos das previsões para cada aç</w:t>
      </w:r>
      <w:r>
        <w:t>ão, sendo que o gráfico de PETR4</w:t>
      </w:r>
      <w:r w:rsidR="00950437">
        <w:t xml:space="preserve"> (Figura 10)</w:t>
      </w:r>
      <w:r>
        <w:t xml:space="preserve"> foi usado como exemplo </w:t>
      </w:r>
      <w:r w:rsidR="00950437">
        <w:t>da previsão dos 100 primeiros preços com o modelo de 1 camada.</w:t>
      </w:r>
    </w:p>
    <w:p w14:paraId="05E5407F" w14:textId="46E7FDC9" w:rsidR="00CF4463" w:rsidRPr="00AC0642" w:rsidRDefault="00CF4463" w:rsidP="00DA658D">
      <w:pPr>
        <w:spacing w:after="160" w:line="276" w:lineRule="auto"/>
        <w:ind w:firstLine="360"/>
        <w:contextualSpacing/>
        <w:rPr>
          <w:rFonts w:ascii="Times New Roman" w:hAnsi="Times New Roman"/>
          <w:sz w:val="20"/>
          <w:szCs w:val="20"/>
        </w:rPr>
      </w:pPr>
    </w:p>
    <w:p w14:paraId="6F1ABBE1" w14:textId="77777777" w:rsidR="00953F0A" w:rsidRDefault="00CF4463" w:rsidP="00953F0A">
      <w:pPr>
        <w:keepNext/>
        <w:spacing w:after="160" w:line="276" w:lineRule="auto"/>
        <w:ind w:firstLine="360"/>
        <w:contextualSpacing/>
        <w:jc w:val="center"/>
      </w:pPr>
      <w:r>
        <w:rPr>
          <w:rFonts w:ascii="Times New Roman" w:hAnsi="Times New Roman"/>
          <w:noProof/>
          <w:sz w:val="20"/>
          <w:szCs w:val="20"/>
        </w:rPr>
        <w:lastRenderedPageBreak/>
        <w:drawing>
          <wp:inline distT="0" distB="0" distL="0" distR="0" wp14:anchorId="144D4A94" wp14:editId="086BB959">
            <wp:extent cx="4599578" cy="20389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TR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8473" cy="2047361"/>
                    </a:xfrm>
                    <a:prstGeom prst="rect">
                      <a:avLst/>
                    </a:prstGeom>
                  </pic:spPr>
                </pic:pic>
              </a:graphicData>
            </a:graphic>
          </wp:inline>
        </w:drawing>
      </w:r>
    </w:p>
    <w:p w14:paraId="5F6F3F19" w14:textId="75DF8442" w:rsidR="006435CD" w:rsidRPr="00950437" w:rsidRDefault="00953F0A" w:rsidP="00953F0A">
      <w:pPr>
        <w:pStyle w:val="Caption"/>
        <w:jc w:val="center"/>
        <w:rPr>
          <w:rFonts w:ascii="Times New Roman" w:hAnsi="Times New Roman"/>
          <w:color w:val="auto"/>
          <w:sz w:val="20"/>
          <w:szCs w:val="20"/>
        </w:rPr>
      </w:pPr>
      <w:r w:rsidRPr="00950437">
        <w:rPr>
          <w:rFonts w:ascii="Times New Roman" w:hAnsi="Times New Roman"/>
          <w:color w:val="auto"/>
        </w:rPr>
        <w:t xml:space="preserve">           Figur</w:t>
      </w:r>
      <w:r w:rsidR="00950437" w:rsidRPr="00950437">
        <w:rPr>
          <w:rFonts w:ascii="Times New Roman" w:hAnsi="Times New Roman"/>
          <w:color w:val="auto"/>
        </w:rPr>
        <w:t>a</w:t>
      </w:r>
      <w:r w:rsidRPr="00950437">
        <w:rPr>
          <w:rFonts w:ascii="Times New Roman" w:hAnsi="Times New Roman"/>
          <w:color w:val="auto"/>
        </w:rPr>
        <w:t xml:space="preserve"> 10 </w:t>
      </w:r>
      <w:r w:rsidR="00950437" w:rsidRPr="00950437">
        <w:rPr>
          <w:rFonts w:ascii="Times New Roman" w:hAnsi="Times New Roman"/>
          <w:color w:val="auto"/>
        </w:rPr>
        <w:t>–</w:t>
      </w:r>
      <w:r w:rsidRPr="00950437">
        <w:rPr>
          <w:rFonts w:ascii="Times New Roman" w:hAnsi="Times New Roman"/>
          <w:color w:val="auto"/>
        </w:rPr>
        <w:t xml:space="preserve"> </w:t>
      </w:r>
      <w:r w:rsidR="00950437" w:rsidRPr="00950437">
        <w:rPr>
          <w:rFonts w:ascii="Times New Roman" w:hAnsi="Times New Roman"/>
          <w:color w:val="auto"/>
        </w:rPr>
        <w:t xml:space="preserve">Previsões </w:t>
      </w:r>
      <w:r w:rsidR="00950437">
        <w:rPr>
          <w:rFonts w:ascii="Times New Roman" w:hAnsi="Times New Roman"/>
          <w:color w:val="auto"/>
        </w:rPr>
        <w:t>de</w:t>
      </w:r>
      <w:r w:rsidR="00950437" w:rsidRPr="00950437">
        <w:rPr>
          <w:rFonts w:ascii="Times New Roman" w:hAnsi="Times New Roman"/>
          <w:color w:val="auto"/>
        </w:rPr>
        <w:t xml:space="preserve"> PETR4 usando </w:t>
      </w:r>
      <w:r w:rsidRPr="00950437">
        <w:rPr>
          <w:rFonts w:ascii="Times New Roman" w:hAnsi="Times New Roman"/>
          <w:color w:val="auto"/>
        </w:rPr>
        <w:t>LSTM</w:t>
      </w:r>
      <w:r w:rsidR="00950437">
        <w:rPr>
          <w:rFonts w:ascii="Times New Roman" w:hAnsi="Times New Roman"/>
          <w:color w:val="auto"/>
        </w:rPr>
        <w:t xml:space="preserve"> para maio de</w:t>
      </w:r>
      <w:r w:rsidRPr="00950437">
        <w:rPr>
          <w:rFonts w:ascii="Times New Roman" w:hAnsi="Times New Roman"/>
          <w:color w:val="auto"/>
        </w:rPr>
        <w:t xml:space="preserve"> 2017</w:t>
      </w:r>
    </w:p>
    <w:p w14:paraId="512AD8A8" w14:textId="4BFAC708" w:rsidR="00B9274A" w:rsidRPr="00234DDF" w:rsidRDefault="00950437" w:rsidP="00B9274A">
      <w:pPr>
        <w:pStyle w:val="ListParagraph"/>
        <w:numPr>
          <w:ilvl w:val="0"/>
          <w:numId w:val="29"/>
        </w:numPr>
        <w:spacing w:after="160" w:line="276" w:lineRule="auto"/>
        <w:contextualSpacing/>
        <w:rPr>
          <w:rFonts w:ascii="Times New Roman" w:hAnsi="Times New Roman"/>
          <w:b/>
          <w:sz w:val="20"/>
          <w:szCs w:val="20"/>
        </w:rPr>
      </w:pPr>
      <w:r w:rsidRPr="00234DDF">
        <w:rPr>
          <w:rFonts w:ascii="Times New Roman" w:hAnsi="Times New Roman"/>
          <w:b/>
          <w:sz w:val="20"/>
          <w:szCs w:val="20"/>
        </w:rPr>
        <w:t>Análise comparativ</w:t>
      </w:r>
      <w:r w:rsidR="00234DDF">
        <w:rPr>
          <w:rFonts w:ascii="Times New Roman" w:hAnsi="Times New Roman"/>
          <w:b/>
          <w:sz w:val="20"/>
          <w:szCs w:val="20"/>
        </w:rPr>
        <w:t>a</w:t>
      </w:r>
      <w:r w:rsidRPr="00234DDF">
        <w:rPr>
          <w:rFonts w:ascii="Times New Roman" w:hAnsi="Times New Roman"/>
          <w:b/>
          <w:sz w:val="20"/>
          <w:szCs w:val="20"/>
        </w:rPr>
        <w:t xml:space="preserve"> dos algoritmos</w:t>
      </w:r>
    </w:p>
    <w:p w14:paraId="449B2AE3" w14:textId="19187280" w:rsidR="00950437" w:rsidRPr="00950437" w:rsidRDefault="00950437" w:rsidP="00950437">
      <w:pPr>
        <w:pStyle w:val="Pargrafo"/>
      </w:pPr>
      <w:r w:rsidRPr="00950437">
        <w:t xml:space="preserve">Como observado nas tabelas 1, 2 e 3, o RMSE fica realmente similar para ambos os algoritmos, </w:t>
      </w:r>
      <w:r>
        <w:t>sendo que o LSTM ou</w:t>
      </w:r>
      <w:r w:rsidRPr="00950437">
        <w:t xml:space="preserve"> ARIMA</w:t>
      </w:r>
      <w:r>
        <w:t xml:space="preserve"> tem uma performance ligeiramente melhor dependendo do instrumento. Uma análise do erro simples em centavos usando o gráfico de Whisker</w:t>
      </w:r>
      <w:r w:rsidRPr="00950437">
        <w:rPr>
          <w:vertAlign w:val="superscript"/>
        </w:rPr>
        <w:t>[24]</w:t>
      </w:r>
      <w:r>
        <w:t xml:space="preserve"> foi realizada para comparar a performance dos algoritmos (Figuras 11, 12 e 13). Além disso, comparamos a performance desses algoritmos com </w:t>
      </w:r>
      <w:r w:rsidR="00234DDF">
        <w:t>uma linha</w:t>
      </w:r>
      <w:r>
        <w:t xml:space="preserve"> de base, que seria o algoritmo de travessia aleatória (</w:t>
      </w:r>
      <w:r w:rsidRPr="00AC0642">
        <w:t>Random Walk</w:t>
      </w:r>
      <w:r>
        <w:t>) para testar a característica de imprevisibilidade do mercado para a massa de dados escolhida.</w:t>
      </w:r>
    </w:p>
    <w:p w14:paraId="5850FD97" w14:textId="08619E2B" w:rsidR="003323BB" w:rsidRPr="00AC0642" w:rsidRDefault="003323BB" w:rsidP="008D57A0">
      <w:pPr>
        <w:spacing w:after="160" w:line="276" w:lineRule="auto"/>
        <w:ind w:firstLine="360"/>
        <w:contextualSpacing/>
        <w:jc w:val="both"/>
        <w:rPr>
          <w:rFonts w:ascii="Times New Roman" w:hAnsi="Times New Roman"/>
          <w:b/>
          <w:sz w:val="20"/>
          <w:szCs w:val="20"/>
        </w:rPr>
      </w:pPr>
    </w:p>
    <w:tbl>
      <w:tblPr>
        <w:tblStyle w:val="TableGrid"/>
        <w:tblpPr w:leftFromText="141" w:rightFromText="141" w:vertAnchor="text" w:horzAnchor="page" w:tblpX="5645" w:tblpY="456"/>
        <w:tblW w:w="0" w:type="auto"/>
        <w:tblLook w:val="04A0" w:firstRow="1" w:lastRow="0" w:firstColumn="1" w:lastColumn="0" w:noHBand="0" w:noVBand="1"/>
      </w:tblPr>
      <w:tblGrid>
        <w:gridCol w:w="1418"/>
        <w:gridCol w:w="1276"/>
        <w:gridCol w:w="1276"/>
        <w:gridCol w:w="1417"/>
      </w:tblGrid>
      <w:tr w:rsidR="00005B06" w14:paraId="2CB055BF" w14:textId="44F157C6" w:rsidTr="00234DDF">
        <w:trPr>
          <w:trHeight w:val="70"/>
        </w:trPr>
        <w:tc>
          <w:tcPr>
            <w:tcW w:w="1418" w:type="dxa"/>
            <w:tcBorders>
              <w:top w:val="nil"/>
              <w:left w:val="nil"/>
            </w:tcBorders>
            <w:shd w:val="clear" w:color="auto" w:fill="FFFFFF" w:themeFill="background1"/>
          </w:tcPr>
          <w:p w14:paraId="76436D48" w14:textId="7E8B9AAF" w:rsidR="00005B06" w:rsidRPr="00421FA9" w:rsidRDefault="00005B06" w:rsidP="00234DDF">
            <w:pPr>
              <w:spacing w:after="160" w:line="276" w:lineRule="auto"/>
              <w:contextualSpacing/>
              <w:rPr>
                <w:rFonts w:ascii="Times New Roman" w:hAnsi="Times New Roman"/>
                <w:b/>
                <w:sz w:val="20"/>
                <w:szCs w:val="20"/>
                <w:lang w:val="en-US"/>
              </w:rPr>
            </w:pPr>
            <w:r w:rsidRPr="00AC0642">
              <w:rPr>
                <w:rFonts w:ascii="Times New Roman" w:hAnsi="Times New Roman"/>
                <w:sz w:val="20"/>
                <w:szCs w:val="20"/>
              </w:rPr>
              <w:t xml:space="preserve">    </w:t>
            </w:r>
            <w:r w:rsidRPr="00421FA9">
              <w:rPr>
                <w:rFonts w:ascii="Times New Roman" w:hAnsi="Times New Roman"/>
                <w:b/>
                <w:sz w:val="20"/>
                <w:szCs w:val="20"/>
                <w:lang w:val="en-US"/>
              </w:rPr>
              <w:t>PETR4</w:t>
            </w:r>
          </w:p>
        </w:tc>
        <w:tc>
          <w:tcPr>
            <w:tcW w:w="1276" w:type="dxa"/>
            <w:shd w:val="clear" w:color="auto" w:fill="FABF8F" w:themeFill="accent6" w:themeFillTint="99"/>
          </w:tcPr>
          <w:p w14:paraId="13C458A6" w14:textId="77777777" w:rsidR="00005B06" w:rsidRPr="007C07BD"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ARIMA</w:t>
            </w:r>
          </w:p>
        </w:tc>
        <w:tc>
          <w:tcPr>
            <w:tcW w:w="1276" w:type="dxa"/>
            <w:shd w:val="clear" w:color="auto" w:fill="FFFFFF" w:themeFill="background1"/>
          </w:tcPr>
          <w:p w14:paraId="6E898496"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LSTM</w:t>
            </w:r>
          </w:p>
        </w:tc>
        <w:tc>
          <w:tcPr>
            <w:tcW w:w="1417" w:type="dxa"/>
            <w:shd w:val="clear" w:color="auto" w:fill="FFFFFF" w:themeFill="background1"/>
          </w:tcPr>
          <w:p w14:paraId="79C12F14" w14:textId="0695FDE5"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Random Walk</w:t>
            </w:r>
          </w:p>
        </w:tc>
      </w:tr>
      <w:tr w:rsidR="00005B06" w14:paraId="5F88C68C" w14:textId="0337FE8B" w:rsidTr="00234DDF">
        <w:trPr>
          <w:trHeight w:val="310"/>
        </w:trPr>
        <w:tc>
          <w:tcPr>
            <w:tcW w:w="1418" w:type="dxa"/>
            <w:shd w:val="clear" w:color="auto" w:fill="B8CCE4" w:themeFill="accent1" w:themeFillTint="66"/>
          </w:tcPr>
          <w:p w14:paraId="03D63F8E" w14:textId="36DA5885" w:rsidR="00005B06" w:rsidRPr="00234DDF" w:rsidRDefault="00950437"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Média</w:t>
            </w:r>
          </w:p>
        </w:tc>
        <w:tc>
          <w:tcPr>
            <w:tcW w:w="1276" w:type="dxa"/>
            <w:shd w:val="clear" w:color="auto" w:fill="FFFFFF" w:themeFill="background1"/>
          </w:tcPr>
          <w:p w14:paraId="4D50E2C8"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0.032137</w:t>
            </w:r>
          </w:p>
        </w:tc>
        <w:tc>
          <w:tcPr>
            <w:tcW w:w="1276" w:type="dxa"/>
            <w:shd w:val="clear" w:color="auto" w:fill="FFFFFF" w:themeFill="background1"/>
          </w:tcPr>
          <w:p w14:paraId="3318F557" w14:textId="1BBFD194"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0.033582</w:t>
            </w:r>
          </w:p>
        </w:tc>
        <w:tc>
          <w:tcPr>
            <w:tcW w:w="1417" w:type="dxa"/>
            <w:shd w:val="clear" w:color="auto" w:fill="FFFFFF" w:themeFill="background1"/>
          </w:tcPr>
          <w:p w14:paraId="162CB9BE" w14:textId="3B734B24" w:rsidR="00005B06"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0.032152</w:t>
            </w:r>
          </w:p>
        </w:tc>
      </w:tr>
      <w:tr w:rsidR="00005B06" w:rsidRPr="00950437" w14:paraId="5591018A" w14:textId="4CDE7E0C" w:rsidTr="00234DDF">
        <w:trPr>
          <w:trHeight w:val="310"/>
        </w:trPr>
        <w:tc>
          <w:tcPr>
            <w:tcW w:w="1418" w:type="dxa"/>
            <w:shd w:val="clear" w:color="auto" w:fill="B8CCE4" w:themeFill="accent1" w:themeFillTint="66"/>
          </w:tcPr>
          <w:p w14:paraId="1D35CEB0" w14:textId="39970619" w:rsidR="00005B06" w:rsidRPr="00234DDF" w:rsidRDefault="00234DDF"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Desvio Padrão</w:t>
            </w:r>
          </w:p>
        </w:tc>
        <w:tc>
          <w:tcPr>
            <w:tcW w:w="1276" w:type="dxa"/>
            <w:shd w:val="clear" w:color="auto" w:fill="FFFFFF" w:themeFill="background1"/>
          </w:tcPr>
          <w:p w14:paraId="34470A02"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0.037512</w:t>
            </w:r>
          </w:p>
        </w:tc>
        <w:tc>
          <w:tcPr>
            <w:tcW w:w="1276" w:type="dxa"/>
            <w:shd w:val="clear" w:color="auto" w:fill="FFFFFF" w:themeFill="background1"/>
          </w:tcPr>
          <w:p w14:paraId="2457C0ED" w14:textId="41B68A7C"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0.036570</w:t>
            </w:r>
          </w:p>
        </w:tc>
        <w:tc>
          <w:tcPr>
            <w:tcW w:w="1417" w:type="dxa"/>
            <w:shd w:val="clear" w:color="auto" w:fill="FFFFFF" w:themeFill="background1"/>
          </w:tcPr>
          <w:p w14:paraId="0E9682E8" w14:textId="088246B1" w:rsidR="00005B06"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0.037526</w:t>
            </w:r>
          </w:p>
        </w:tc>
      </w:tr>
      <w:tr w:rsidR="00005B06" w:rsidRPr="00950437" w14:paraId="44BA76DC" w14:textId="3F28AB04" w:rsidTr="00234DDF">
        <w:trPr>
          <w:trHeight w:val="310"/>
        </w:trPr>
        <w:tc>
          <w:tcPr>
            <w:tcW w:w="1418" w:type="dxa"/>
            <w:shd w:val="clear" w:color="auto" w:fill="B8CCE4" w:themeFill="accent1" w:themeFillTint="66"/>
          </w:tcPr>
          <w:p w14:paraId="36F4E2E0" w14:textId="77777777" w:rsidR="00005B06" w:rsidRPr="00234DDF" w:rsidRDefault="00005B06"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Min</w:t>
            </w:r>
          </w:p>
        </w:tc>
        <w:tc>
          <w:tcPr>
            <w:tcW w:w="1276" w:type="dxa"/>
            <w:shd w:val="clear" w:color="auto" w:fill="FFFFFF" w:themeFill="background1"/>
          </w:tcPr>
          <w:p w14:paraId="6BB079BF"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0.000173</w:t>
            </w:r>
          </w:p>
        </w:tc>
        <w:tc>
          <w:tcPr>
            <w:tcW w:w="1276" w:type="dxa"/>
            <w:shd w:val="clear" w:color="auto" w:fill="FFFFFF" w:themeFill="background1"/>
          </w:tcPr>
          <w:p w14:paraId="6C3B9470" w14:textId="4F192500"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0.000836</w:t>
            </w:r>
          </w:p>
        </w:tc>
        <w:tc>
          <w:tcPr>
            <w:tcW w:w="1417" w:type="dxa"/>
            <w:shd w:val="clear" w:color="auto" w:fill="FFFFFF" w:themeFill="background1"/>
          </w:tcPr>
          <w:p w14:paraId="16357CCA" w14:textId="0FBDD9BA" w:rsidR="00005B06"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0.000114</w:t>
            </w:r>
          </w:p>
        </w:tc>
      </w:tr>
      <w:tr w:rsidR="00005B06" w:rsidRPr="00950437" w14:paraId="20660AA2" w14:textId="1D011E09" w:rsidTr="00234DDF">
        <w:trPr>
          <w:trHeight w:val="310"/>
        </w:trPr>
        <w:tc>
          <w:tcPr>
            <w:tcW w:w="1418" w:type="dxa"/>
            <w:shd w:val="clear" w:color="auto" w:fill="B8CCE4" w:themeFill="accent1" w:themeFillTint="66"/>
          </w:tcPr>
          <w:p w14:paraId="406EBE99" w14:textId="77777777" w:rsidR="00005B06" w:rsidRPr="00234DDF" w:rsidRDefault="00005B06"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Max</w:t>
            </w:r>
          </w:p>
        </w:tc>
        <w:tc>
          <w:tcPr>
            <w:tcW w:w="1276" w:type="dxa"/>
            <w:shd w:val="clear" w:color="auto" w:fill="FFFFFF" w:themeFill="background1"/>
          </w:tcPr>
          <w:p w14:paraId="7392C3E7"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0.271152</w:t>
            </w:r>
          </w:p>
        </w:tc>
        <w:tc>
          <w:tcPr>
            <w:tcW w:w="1276" w:type="dxa"/>
            <w:shd w:val="clear" w:color="auto" w:fill="FFFFFF" w:themeFill="background1"/>
          </w:tcPr>
          <w:p w14:paraId="60726A54" w14:textId="5D7BABE3"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0.279962</w:t>
            </w:r>
          </w:p>
        </w:tc>
        <w:tc>
          <w:tcPr>
            <w:tcW w:w="1417" w:type="dxa"/>
            <w:shd w:val="clear" w:color="auto" w:fill="FFFFFF" w:themeFill="background1"/>
          </w:tcPr>
          <w:p w14:paraId="4EEA1224" w14:textId="4CB45584" w:rsidR="00005B06" w:rsidRDefault="003C2D0F" w:rsidP="00234DDF">
            <w:pPr>
              <w:keepNext/>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0.271137</w:t>
            </w:r>
          </w:p>
        </w:tc>
      </w:tr>
    </w:tbl>
    <w:p w14:paraId="4521FB55" w14:textId="285CCEEC" w:rsidR="003323BB" w:rsidRDefault="00421FA9" w:rsidP="00C5203F">
      <w:pPr>
        <w:pStyle w:val="ListParagraph"/>
        <w:spacing w:after="160" w:line="276" w:lineRule="auto"/>
        <w:ind w:left="1080"/>
        <w:contextualSpacing/>
        <w:rPr>
          <w:rFonts w:ascii="Times New Roman" w:hAnsi="Times New Roman"/>
          <w:sz w:val="20"/>
          <w:szCs w:val="20"/>
          <w:lang w:val="en-US"/>
        </w:rPr>
      </w:pPr>
      <w:r>
        <w:rPr>
          <w:rFonts w:ascii="Times New Roman" w:hAnsi="Times New Roman"/>
          <w:noProof/>
          <w:sz w:val="20"/>
          <w:szCs w:val="20"/>
        </w:rPr>
        <w:drawing>
          <wp:anchor distT="0" distB="0" distL="114300" distR="114300" simplePos="0" relativeHeight="251661312" behindDoc="1" locked="0" layoutInCell="1" allowOverlap="1" wp14:anchorId="6C515704" wp14:editId="27B24900">
            <wp:simplePos x="0" y="0"/>
            <wp:positionH relativeFrom="column">
              <wp:posOffset>204470</wp:posOffset>
            </wp:positionH>
            <wp:positionV relativeFrom="paragraph">
              <wp:posOffset>5715</wp:posOffset>
            </wp:positionV>
            <wp:extent cx="2176145" cy="1619250"/>
            <wp:effectExtent l="0" t="0" r="0" b="0"/>
            <wp:wrapTight wrapText="bothSides">
              <wp:wrapPolygon edited="0">
                <wp:start x="0" y="0"/>
                <wp:lineTo x="0" y="21346"/>
                <wp:lineTo x="21367" y="21346"/>
                <wp:lineTo x="21367"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TR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6145" cy="1619250"/>
                    </a:xfrm>
                    <a:prstGeom prst="rect">
                      <a:avLst/>
                    </a:prstGeom>
                  </pic:spPr>
                </pic:pic>
              </a:graphicData>
            </a:graphic>
            <wp14:sizeRelH relativeFrom="margin">
              <wp14:pctWidth>0</wp14:pctWidth>
            </wp14:sizeRelH>
            <wp14:sizeRelV relativeFrom="margin">
              <wp14:pctHeight>0</wp14:pctHeight>
            </wp14:sizeRelV>
          </wp:anchor>
        </w:drawing>
      </w:r>
    </w:p>
    <w:p w14:paraId="0B818A55" w14:textId="517140DB" w:rsidR="00CF4463" w:rsidRPr="00C5203F" w:rsidRDefault="00CF4463" w:rsidP="00C5203F">
      <w:pPr>
        <w:pStyle w:val="ListParagraph"/>
        <w:spacing w:after="160" w:line="276" w:lineRule="auto"/>
        <w:ind w:left="1080"/>
        <w:contextualSpacing/>
        <w:rPr>
          <w:rFonts w:ascii="Times New Roman" w:hAnsi="Times New Roman"/>
          <w:sz w:val="20"/>
          <w:szCs w:val="20"/>
          <w:lang w:val="en-US"/>
        </w:rPr>
      </w:pPr>
    </w:p>
    <w:p w14:paraId="0513CF95" w14:textId="77777777" w:rsidR="00F4736C" w:rsidRDefault="00F4736C" w:rsidP="006435CD">
      <w:pPr>
        <w:pStyle w:val="ListParagraph"/>
        <w:spacing w:after="160" w:line="276" w:lineRule="auto"/>
        <w:ind w:left="1080"/>
        <w:contextualSpacing/>
        <w:rPr>
          <w:rFonts w:ascii="Times New Roman" w:hAnsi="Times New Roman"/>
          <w:sz w:val="20"/>
          <w:szCs w:val="20"/>
          <w:lang w:val="en-US"/>
        </w:rPr>
      </w:pPr>
    </w:p>
    <w:p w14:paraId="39F15F55" w14:textId="28FC0CE3" w:rsidR="00F4736C" w:rsidRDefault="00F4736C" w:rsidP="006435CD">
      <w:pPr>
        <w:pStyle w:val="ListParagraph"/>
        <w:spacing w:after="160" w:line="276" w:lineRule="auto"/>
        <w:ind w:left="1080"/>
        <w:contextualSpacing/>
        <w:rPr>
          <w:rFonts w:ascii="Times New Roman" w:hAnsi="Times New Roman"/>
          <w:sz w:val="20"/>
          <w:szCs w:val="20"/>
          <w:lang w:val="en-US"/>
        </w:rPr>
      </w:pPr>
    </w:p>
    <w:p w14:paraId="4FA9B8AF" w14:textId="74BFF4C1" w:rsidR="00F4736C" w:rsidRDefault="00F4736C" w:rsidP="006435CD">
      <w:pPr>
        <w:pStyle w:val="ListParagraph"/>
        <w:spacing w:after="160" w:line="276" w:lineRule="auto"/>
        <w:ind w:left="1080"/>
        <w:contextualSpacing/>
        <w:rPr>
          <w:rFonts w:ascii="Times New Roman" w:hAnsi="Times New Roman"/>
          <w:sz w:val="20"/>
          <w:szCs w:val="20"/>
          <w:lang w:val="en-US"/>
        </w:rPr>
      </w:pPr>
    </w:p>
    <w:p w14:paraId="6587DB32" w14:textId="42CDB2FF" w:rsidR="00F4736C" w:rsidRDefault="00F4736C" w:rsidP="006435CD">
      <w:pPr>
        <w:pStyle w:val="ListParagraph"/>
        <w:spacing w:after="160" w:line="276" w:lineRule="auto"/>
        <w:ind w:left="1080"/>
        <w:contextualSpacing/>
        <w:rPr>
          <w:rFonts w:ascii="Times New Roman" w:hAnsi="Times New Roman"/>
          <w:sz w:val="20"/>
          <w:szCs w:val="20"/>
          <w:lang w:val="en-US"/>
        </w:rPr>
      </w:pPr>
    </w:p>
    <w:p w14:paraId="63953819" w14:textId="465DA47D" w:rsidR="00F4736C" w:rsidRDefault="00F4736C" w:rsidP="006435CD">
      <w:pPr>
        <w:pStyle w:val="ListParagraph"/>
        <w:spacing w:after="160" w:line="276" w:lineRule="auto"/>
        <w:ind w:left="1080"/>
        <w:contextualSpacing/>
        <w:rPr>
          <w:rFonts w:ascii="Times New Roman" w:hAnsi="Times New Roman"/>
          <w:sz w:val="20"/>
          <w:szCs w:val="20"/>
          <w:lang w:val="en-US"/>
        </w:rPr>
      </w:pPr>
    </w:p>
    <w:p w14:paraId="30427E24" w14:textId="36B1B444" w:rsidR="00953F0A" w:rsidRPr="00950437" w:rsidRDefault="00950437" w:rsidP="00953F0A">
      <w:pPr>
        <w:pStyle w:val="Caption"/>
        <w:framePr w:hSpace="141" w:wrap="around" w:vAnchor="text" w:hAnchor="page" w:x="5935" w:y="62"/>
        <w:rPr>
          <w:rFonts w:ascii="Times New Roman" w:hAnsi="Times New Roman"/>
          <w:color w:val="auto"/>
        </w:rPr>
      </w:pPr>
      <w:r w:rsidRPr="00950437">
        <w:rPr>
          <w:rFonts w:ascii="Times New Roman" w:hAnsi="Times New Roman"/>
          <w:color w:val="auto"/>
        </w:rPr>
        <w:t>Tabela</w:t>
      </w:r>
      <w:r w:rsidR="00953F0A" w:rsidRPr="00950437">
        <w:rPr>
          <w:rFonts w:ascii="Times New Roman" w:hAnsi="Times New Roman"/>
          <w:color w:val="auto"/>
        </w:rPr>
        <w:t xml:space="preserve"> 4 </w:t>
      </w:r>
      <w:r w:rsidRPr="00950437">
        <w:rPr>
          <w:rFonts w:ascii="Times New Roman" w:hAnsi="Times New Roman"/>
          <w:color w:val="auto"/>
        </w:rPr>
        <w:t>–</w:t>
      </w:r>
      <w:r w:rsidR="00953F0A" w:rsidRPr="00950437">
        <w:rPr>
          <w:rFonts w:ascii="Times New Roman" w:hAnsi="Times New Roman"/>
          <w:color w:val="auto"/>
        </w:rPr>
        <w:t xml:space="preserve"> </w:t>
      </w:r>
      <w:r w:rsidRPr="00950437">
        <w:rPr>
          <w:rFonts w:ascii="Times New Roman" w:hAnsi="Times New Roman"/>
          <w:color w:val="auto"/>
        </w:rPr>
        <w:t xml:space="preserve">Erros de </w:t>
      </w:r>
      <w:r w:rsidR="00953F0A" w:rsidRPr="00950437">
        <w:rPr>
          <w:rFonts w:ascii="Times New Roman" w:hAnsi="Times New Roman"/>
          <w:color w:val="auto"/>
        </w:rPr>
        <w:t xml:space="preserve">PETR4 </w:t>
      </w:r>
      <w:r>
        <w:rPr>
          <w:rFonts w:ascii="Times New Roman" w:hAnsi="Times New Roman"/>
          <w:color w:val="auto"/>
        </w:rPr>
        <w:t>para cada modelo</w:t>
      </w:r>
    </w:p>
    <w:p w14:paraId="1FBFE614" w14:textId="633DC65A" w:rsidR="00F4736C" w:rsidRPr="00950437" w:rsidRDefault="00F4736C" w:rsidP="002B6F8B">
      <w:pPr>
        <w:spacing w:after="160" w:line="276" w:lineRule="auto"/>
        <w:contextualSpacing/>
        <w:rPr>
          <w:rFonts w:ascii="Times New Roman" w:hAnsi="Times New Roman"/>
          <w:sz w:val="20"/>
          <w:szCs w:val="20"/>
        </w:rPr>
      </w:pPr>
    </w:p>
    <w:p w14:paraId="080C17C6" w14:textId="0B7B0017" w:rsidR="00F4736C" w:rsidRPr="00950437" w:rsidRDefault="002B6F8B" w:rsidP="001E7122">
      <w:pPr>
        <w:pStyle w:val="ListParagraph"/>
        <w:spacing w:after="160" w:line="276" w:lineRule="auto"/>
        <w:ind w:left="1080"/>
        <w:contextualSpacing/>
        <w:jc w:val="center"/>
        <w:rPr>
          <w:rFonts w:ascii="Times New Roman" w:hAnsi="Times New Roman"/>
          <w:sz w:val="20"/>
          <w:szCs w:val="20"/>
        </w:rPr>
      </w:pPr>
      <w:r>
        <w:rPr>
          <w:noProof/>
        </w:rPr>
        <mc:AlternateContent>
          <mc:Choice Requires="wps">
            <w:drawing>
              <wp:anchor distT="0" distB="0" distL="114300" distR="114300" simplePos="0" relativeHeight="251696128" behindDoc="1" locked="0" layoutInCell="1" allowOverlap="1" wp14:anchorId="460E11C3" wp14:editId="3C614BD0">
                <wp:simplePos x="0" y="0"/>
                <wp:positionH relativeFrom="margin">
                  <wp:posOffset>489585</wp:posOffset>
                </wp:positionH>
                <wp:positionV relativeFrom="paragraph">
                  <wp:posOffset>42545</wp:posOffset>
                </wp:positionV>
                <wp:extent cx="1762125" cy="635"/>
                <wp:effectExtent l="0" t="0" r="9525" b="8255"/>
                <wp:wrapTight wrapText="bothSides">
                  <wp:wrapPolygon edited="0">
                    <wp:start x="0" y="0"/>
                    <wp:lineTo x="0" y="20698"/>
                    <wp:lineTo x="21483" y="20698"/>
                    <wp:lineTo x="21483" y="0"/>
                    <wp:lineTo x="0" y="0"/>
                  </wp:wrapPolygon>
                </wp:wrapTight>
                <wp:docPr id="36" name="Caixa de Texto 36"/>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F35518B" w14:textId="0E5C3CA5"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w:t>
                            </w:r>
                            <w:r w:rsidR="00950437" w:rsidRPr="00D47FA0">
                              <w:rPr>
                                <w:rFonts w:ascii="Times New Roman" w:hAnsi="Times New Roman"/>
                                <w:color w:val="auto"/>
                              </w:rPr>
                              <w:t>igura</w:t>
                            </w:r>
                            <w:r w:rsidRPr="00D47FA0">
                              <w:rPr>
                                <w:rFonts w:ascii="Times New Roman" w:hAnsi="Times New Roman"/>
                                <w:color w:val="auto"/>
                              </w:rPr>
                              <w:t xml:space="preserve"> 11-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 de</w:t>
                            </w:r>
                            <w:r w:rsidRPr="00D47FA0">
                              <w:rPr>
                                <w:rFonts w:ascii="Times New Roman" w:hAnsi="Times New Roman"/>
                                <w:color w:val="auto"/>
                              </w:rPr>
                              <w:t xml:space="preserve"> PETR4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E11C3" id="Caixa de Texto 36" o:spid="_x0000_s1045" type="#_x0000_t202" style="position:absolute;left:0;text-align:left;margin-left:38.55pt;margin-top:3.35pt;width:138.75pt;height:.05pt;z-index:-251620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" stroked="f">
                <v:textbox style="mso-fit-shape-to-text:t" inset="0,0,0,0">
                  <w:txbxContent>
                    <w:p w14:paraId="1F35518B" w14:textId="0E5C3CA5"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w:t>
                      </w:r>
                      <w:r w:rsidR="00950437" w:rsidRPr="00D47FA0">
                        <w:rPr>
                          <w:rFonts w:ascii="Times New Roman" w:hAnsi="Times New Roman"/>
                          <w:color w:val="auto"/>
                        </w:rPr>
                        <w:t>igura</w:t>
                      </w:r>
                      <w:r w:rsidRPr="00D47FA0">
                        <w:rPr>
                          <w:rFonts w:ascii="Times New Roman" w:hAnsi="Times New Roman"/>
                          <w:color w:val="auto"/>
                        </w:rPr>
                        <w:t xml:space="preserve"> 11-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 de</w:t>
                      </w:r>
                      <w:r w:rsidRPr="00D47FA0">
                        <w:rPr>
                          <w:rFonts w:ascii="Times New Roman" w:hAnsi="Times New Roman"/>
                          <w:color w:val="auto"/>
                        </w:rPr>
                        <w:t xml:space="preserve"> PETR4 </w:t>
                      </w:r>
                    </w:p>
                  </w:txbxContent>
                </v:textbox>
                <w10:wrap type="tight" anchorx="margin"/>
              </v:shape>
            </w:pict>
          </mc:Fallback>
        </mc:AlternateContent>
      </w:r>
    </w:p>
    <w:tbl>
      <w:tblPr>
        <w:tblStyle w:val="TableGrid"/>
        <w:tblpPr w:leftFromText="141" w:rightFromText="141" w:vertAnchor="text" w:horzAnchor="page" w:tblpX="5645" w:tblpY="658"/>
        <w:tblW w:w="0" w:type="auto"/>
        <w:tblLook w:val="04A0" w:firstRow="1" w:lastRow="0" w:firstColumn="1" w:lastColumn="0" w:noHBand="0" w:noVBand="1"/>
      </w:tblPr>
      <w:tblGrid>
        <w:gridCol w:w="1418"/>
        <w:gridCol w:w="1276"/>
        <w:gridCol w:w="1276"/>
        <w:gridCol w:w="1417"/>
      </w:tblGrid>
      <w:tr w:rsidR="00005B06" w14:paraId="0D20037B" w14:textId="2DE9FC2B" w:rsidTr="00234DDF">
        <w:trPr>
          <w:trHeight w:val="70"/>
        </w:trPr>
        <w:tc>
          <w:tcPr>
            <w:tcW w:w="1418" w:type="dxa"/>
            <w:tcBorders>
              <w:top w:val="nil"/>
              <w:left w:val="nil"/>
            </w:tcBorders>
            <w:shd w:val="clear" w:color="auto" w:fill="FFFFFF" w:themeFill="background1"/>
          </w:tcPr>
          <w:p w14:paraId="1AC7E7DC" w14:textId="5335F564" w:rsidR="00005B06" w:rsidRPr="00421FA9" w:rsidRDefault="00005B06" w:rsidP="00234DDF">
            <w:pPr>
              <w:spacing w:after="160" w:line="276" w:lineRule="auto"/>
              <w:contextualSpacing/>
              <w:rPr>
                <w:rFonts w:ascii="Times New Roman" w:hAnsi="Times New Roman"/>
                <w:b/>
                <w:sz w:val="20"/>
                <w:szCs w:val="20"/>
                <w:lang w:val="en-US"/>
              </w:rPr>
            </w:pPr>
            <w:r w:rsidRPr="00950437">
              <w:rPr>
                <w:rFonts w:ascii="Times New Roman" w:hAnsi="Times New Roman"/>
                <w:sz w:val="20"/>
                <w:szCs w:val="20"/>
              </w:rPr>
              <w:t xml:space="preserve">    </w:t>
            </w:r>
            <w:r w:rsidRPr="00421FA9">
              <w:rPr>
                <w:rFonts w:ascii="Times New Roman" w:hAnsi="Times New Roman"/>
                <w:b/>
                <w:sz w:val="20"/>
                <w:szCs w:val="20"/>
                <w:lang w:val="en-US"/>
              </w:rPr>
              <w:t>ITUB4</w:t>
            </w:r>
          </w:p>
        </w:tc>
        <w:tc>
          <w:tcPr>
            <w:tcW w:w="1276" w:type="dxa"/>
            <w:shd w:val="clear" w:color="auto" w:fill="FFFFFF" w:themeFill="background1"/>
          </w:tcPr>
          <w:p w14:paraId="0216B592" w14:textId="77777777" w:rsidR="00005B06" w:rsidRPr="007C07BD"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ARIMA</w:t>
            </w:r>
          </w:p>
        </w:tc>
        <w:tc>
          <w:tcPr>
            <w:tcW w:w="1276" w:type="dxa"/>
            <w:shd w:val="clear" w:color="auto" w:fill="FFFFFF" w:themeFill="background1"/>
          </w:tcPr>
          <w:p w14:paraId="3C4062ED" w14:textId="77777777"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LSTM</w:t>
            </w:r>
          </w:p>
        </w:tc>
        <w:tc>
          <w:tcPr>
            <w:tcW w:w="1417" w:type="dxa"/>
            <w:shd w:val="clear" w:color="auto" w:fill="FABF8F" w:themeFill="accent6" w:themeFillTint="99"/>
          </w:tcPr>
          <w:p w14:paraId="047BC196" w14:textId="466923F8" w:rsidR="00005B06" w:rsidRDefault="00005B06"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Random Walk</w:t>
            </w:r>
          </w:p>
        </w:tc>
      </w:tr>
      <w:tr w:rsidR="00234DDF" w14:paraId="1B7506B6" w14:textId="1ABE414E" w:rsidTr="00234DDF">
        <w:trPr>
          <w:trHeight w:val="310"/>
        </w:trPr>
        <w:tc>
          <w:tcPr>
            <w:tcW w:w="1418" w:type="dxa"/>
            <w:shd w:val="clear" w:color="auto" w:fill="B8CCE4" w:themeFill="accent1" w:themeFillTint="66"/>
          </w:tcPr>
          <w:p w14:paraId="203246F3" w14:textId="027BD545" w:rsidR="00234DDF" w:rsidRDefault="00234DDF" w:rsidP="00234DDF">
            <w:pPr>
              <w:spacing w:after="160" w:line="276" w:lineRule="auto"/>
              <w:contextualSpacing/>
              <w:rPr>
                <w:rFonts w:ascii="Times New Roman" w:hAnsi="Times New Roman"/>
                <w:sz w:val="20"/>
                <w:szCs w:val="20"/>
                <w:lang w:val="en-US"/>
              </w:rPr>
            </w:pPr>
            <w:r w:rsidRPr="00234DDF">
              <w:rPr>
                <w:rFonts w:ascii="Times New Roman" w:hAnsi="Times New Roman"/>
                <w:sz w:val="20"/>
                <w:szCs w:val="20"/>
              </w:rPr>
              <w:t>Média</w:t>
            </w:r>
          </w:p>
        </w:tc>
        <w:tc>
          <w:tcPr>
            <w:tcW w:w="1276" w:type="dxa"/>
            <w:shd w:val="clear" w:color="auto" w:fill="FFFFFF" w:themeFill="background1"/>
          </w:tcPr>
          <w:p w14:paraId="43D893C5" w14:textId="47DADD20"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0.070288</w:t>
            </w:r>
          </w:p>
        </w:tc>
        <w:tc>
          <w:tcPr>
            <w:tcW w:w="1276" w:type="dxa"/>
            <w:shd w:val="clear" w:color="auto" w:fill="FFFFFF" w:themeFill="background1"/>
          </w:tcPr>
          <w:p w14:paraId="66A9CEF2" w14:textId="528F06C4"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0.073057</w:t>
            </w:r>
          </w:p>
        </w:tc>
        <w:tc>
          <w:tcPr>
            <w:tcW w:w="1417" w:type="dxa"/>
            <w:shd w:val="clear" w:color="auto" w:fill="FFFFFF" w:themeFill="background1"/>
          </w:tcPr>
          <w:p w14:paraId="0FDC0E74" w14:textId="5E07920B"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0.070199</w:t>
            </w:r>
          </w:p>
        </w:tc>
      </w:tr>
      <w:tr w:rsidR="00234DDF" w:rsidRPr="00950437" w14:paraId="167C8E5D" w14:textId="082325B3" w:rsidTr="00234DDF">
        <w:trPr>
          <w:trHeight w:val="310"/>
        </w:trPr>
        <w:tc>
          <w:tcPr>
            <w:tcW w:w="1418" w:type="dxa"/>
            <w:shd w:val="clear" w:color="auto" w:fill="B8CCE4" w:themeFill="accent1" w:themeFillTint="66"/>
          </w:tcPr>
          <w:p w14:paraId="738F4410" w14:textId="295D7AD3" w:rsidR="00234DDF" w:rsidRDefault="00234DDF" w:rsidP="00234DDF">
            <w:pPr>
              <w:spacing w:after="160" w:line="276" w:lineRule="auto"/>
              <w:contextualSpacing/>
              <w:rPr>
                <w:rFonts w:ascii="Times New Roman" w:hAnsi="Times New Roman"/>
                <w:sz w:val="20"/>
                <w:szCs w:val="20"/>
                <w:lang w:val="en-US"/>
              </w:rPr>
            </w:pPr>
            <w:r w:rsidRPr="00234DDF">
              <w:rPr>
                <w:rFonts w:ascii="Times New Roman" w:hAnsi="Times New Roman"/>
                <w:sz w:val="20"/>
                <w:szCs w:val="20"/>
              </w:rPr>
              <w:t>Desvio Padrão</w:t>
            </w:r>
          </w:p>
        </w:tc>
        <w:tc>
          <w:tcPr>
            <w:tcW w:w="1276" w:type="dxa"/>
            <w:shd w:val="clear" w:color="auto" w:fill="FFFFFF" w:themeFill="background1"/>
          </w:tcPr>
          <w:p w14:paraId="5A3312BF" w14:textId="409D784C"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0.082618</w:t>
            </w:r>
          </w:p>
        </w:tc>
        <w:tc>
          <w:tcPr>
            <w:tcW w:w="1276" w:type="dxa"/>
            <w:shd w:val="clear" w:color="auto" w:fill="FFFFFF" w:themeFill="background1"/>
          </w:tcPr>
          <w:p w14:paraId="746309D1" w14:textId="7BDD3EA9"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0.082522</w:t>
            </w:r>
          </w:p>
        </w:tc>
        <w:tc>
          <w:tcPr>
            <w:tcW w:w="1417" w:type="dxa"/>
            <w:shd w:val="clear" w:color="auto" w:fill="FFFFFF" w:themeFill="background1"/>
          </w:tcPr>
          <w:p w14:paraId="476A0849" w14:textId="2264DCB3"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0.082526</w:t>
            </w:r>
          </w:p>
        </w:tc>
      </w:tr>
      <w:tr w:rsidR="00234DDF" w:rsidRPr="00950437" w14:paraId="289029F3" w14:textId="49CCC491" w:rsidTr="00234DDF">
        <w:trPr>
          <w:trHeight w:val="310"/>
        </w:trPr>
        <w:tc>
          <w:tcPr>
            <w:tcW w:w="1418" w:type="dxa"/>
            <w:shd w:val="clear" w:color="auto" w:fill="B8CCE4" w:themeFill="accent1" w:themeFillTint="66"/>
          </w:tcPr>
          <w:p w14:paraId="436E4DF1" w14:textId="178575D6" w:rsidR="00234DDF" w:rsidRDefault="00234DDF" w:rsidP="00234DDF">
            <w:pPr>
              <w:spacing w:after="160" w:line="276" w:lineRule="auto"/>
              <w:contextualSpacing/>
              <w:rPr>
                <w:rFonts w:ascii="Times New Roman" w:hAnsi="Times New Roman"/>
                <w:sz w:val="20"/>
                <w:szCs w:val="20"/>
                <w:lang w:val="en-US"/>
              </w:rPr>
            </w:pPr>
            <w:r w:rsidRPr="00234DDF">
              <w:rPr>
                <w:rFonts w:ascii="Times New Roman" w:hAnsi="Times New Roman"/>
                <w:sz w:val="20"/>
                <w:szCs w:val="20"/>
              </w:rPr>
              <w:t>Min</w:t>
            </w:r>
          </w:p>
        </w:tc>
        <w:tc>
          <w:tcPr>
            <w:tcW w:w="1276" w:type="dxa"/>
            <w:shd w:val="clear" w:color="auto" w:fill="FFFFFF" w:themeFill="background1"/>
          </w:tcPr>
          <w:p w14:paraId="79B0ED51" w14:textId="4DFC2936"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0.000104</w:t>
            </w:r>
          </w:p>
        </w:tc>
        <w:tc>
          <w:tcPr>
            <w:tcW w:w="1276" w:type="dxa"/>
            <w:shd w:val="clear" w:color="auto" w:fill="FFFFFF" w:themeFill="background1"/>
          </w:tcPr>
          <w:p w14:paraId="138D234E" w14:textId="5144CC93"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0.001414</w:t>
            </w:r>
          </w:p>
        </w:tc>
        <w:tc>
          <w:tcPr>
            <w:tcW w:w="1417" w:type="dxa"/>
            <w:shd w:val="clear" w:color="auto" w:fill="FFFFFF" w:themeFill="background1"/>
          </w:tcPr>
          <w:p w14:paraId="4F9DC5AB" w14:textId="3E1F5E02"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0.000973</w:t>
            </w:r>
          </w:p>
        </w:tc>
      </w:tr>
      <w:tr w:rsidR="00234DDF" w:rsidRPr="00950437" w14:paraId="35ADD30C" w14:textId="72B50689" w:rsidTr="00234DDF">
        <w:trPr>
          <w:trHeight w:val="310"/>
        </w:trPr>
        <w:tc>
          <w:tcPr>
            <w:tcW w:w="1418" w:type="dxa"/>
            <w:shd w:val="clear" w:color="auto" w:fill="B8CCE4" w:themeFill="accent1" w:themeFillTint="66"/>
          </w:tcPr>
          <w:p w14:paraId="3DA6151C" w14:textId="6B89C674" w:rsidR="00234DDF" w:rsidRDefault="00234DDF" w:rsidP="00234DDF">
            <w:pPr>
              <w:spacing w:after="160" w:line="276" w:lineRule="auto"/>
              <w:contextualSpacing/>
              <w:rPr>
                <w:rFonts w:ascii="Times New Roman" w:hAnsi="Times New Roman"/>
                <w:sz w:val="20"/>
                <w:szCs w:val="20"/>
                <w:lang w:val="en-US"/>
              </w:rPr>
            </w:pPr>
            <w:r w:rsidRPr="00234DDF">
              <w:rPr>
                <w:rFonts w:ascii="Times New Roman" w:hAnsi="Times New Roman"/>
                <w:sz w:val="20"/>
                <w:szCs w:val="20"/>
              </w:rPr>
              <w:t>Max</w:t>
            </w:r>
          </w:p>
        </w:tc>
        <w:tc>
          <w:tcPr>
            <w:tcW w:w="1276" w:type="dxa"/>
            <w:shd w:val="clear" w:color="auto" w:fill="FFFFFF" w:themeFill="background1"/>
          </w:tcPr>
          <w:p w14:paraId="2784B81A" w14:textId="50AF7FBE"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0.728268</w:t>
            </w:r>
          </w:p>
        </w:tc>
        <w:tc>
          <w:tcPr>
            <w:tcW w:w="1276" w:type="dxa"/>
            <w:shd w:val="clear" w:color="auto" w:fill="FFFFFF" w:themeFill="background1"/>
          </w:tcPr>
          <w:p w14:paraId="29978AA0" w14:textId="52E8C614"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0.737137</w:t>
            </w:r>
          </w:p>
        </w:tc>
        <w:tc>
          <w:tcPr>
            <w:tcW w:w="1417" w:type="dxa"/>
            <w:shd w:val="clear" w:color="auto" w:fill="FFFFFF" w:themeFill="background1"/>
          </w:tcPr>
          <w:p w14:paraId="25C8B8AC" w14:textId="72976FF5" w:rsidR="00234DDF" w:rsidRDefault="00234DD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0.728490</w:t>
            </w:r>
          </w:p>
        </w:tc>
      </w:tr>
    </w:tbl>
    <w:p w14:paraId="2DE858DD" w14:textId="3BFE05AD" w:rsidR="00F4736C" w:rsidRDefault="002B6F8B" w:rsidP="006435CD">
      <w:pPr>
        <w:pStyle w:val="ListParagraph"/>
        <w:spacing w:after="160" w:line="276" w:lineRule="auto"/>
        <w:ind w:left="1080"/>
        <w:contextualSpacing/>
        <w:rPr>
          <w:rFonts w:ascii="Times New Roman" w:hAnsi="Times New Roman"/>
          <w:sz w:val="20"/>
          <w:szCs w:val="20"/>
          <w:lang w:val="en-US"/>
        </w:rPr>
      </w:pPr>
      <w:r>
        <w:rPr>
          <w:rFonts w:ascii="Times New Roman" w:hAnsi="Times New Roman"/>
          <w:noProof/>
          <w:sz w:val="20"/>
          <w:szCs w:val="20"/>
        </w:rPr>
        <w:drawing>
          <wp:anchor distT="0" distB="0" distL="114300" distR="114300" simplePos="0" relativeHeight="251660288" behindDoc="1" locked="0" layoutInCell="1" allowOverlap="1" wp14:anchorId="7BB34A3A" wp14:editId="15FFF189">
            <wp:simplePos x="0" y="0"/>
            <wp:positionH relativeFrom="margin">
              <wp:posOffset>175895</wp:posOffset>
            </wp:positionH>
            <wp:positionV relativeFrom="paragraph">
              <wp:posOffset>188595</wp:posOffset>
            </wp:positionV>
            <wp:extent cx="2305050" cy="1673860"/>
            <wp:effectExtent l="0" t="0" r="0" b="2540"/>
            <wp:wrapTight wrapText="bothSides">
              <wp:wrapPolygon edited="0">
                <wp:start x="0" y="0"/>
                <wp:lineTo x="0" y="21387"/>
                <wp:lineTo x="21421" y="21387"/>
                <wp:lineTo x="21421"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UB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05050" cy="1673860"/>
                    </a:xfrm>
                    <a:prstGeom prst="rect">
                      <a:avLst/>
                    </a:prstGeom>
                  </pic:spPr>
                </pic:pic>
              </a:graphicData>
            </a:graphic>
            <wp14:sizeRelH relativeFrom="margin">
              <wp14:pctWidth>0</wp14:pctWidth>
            </wp14:sizeRelH>
            <wp14:sizeRelV relativeFrom="margin">
              <wp14:pctHeight>0</wp14:pctHeight>
            </wp14:sizeRelV>
          </wp:anchor>
        </w:drawing>
      </w:r>
    </w:p>
    <w:p w14:paraId="73392A6F" w14:textId="384B4E08" w:rsidR="001E7122" w:rsidRDefault="001E7122" w:rsidP="006435CD">
      <w:pPr>
        <w:pStyle w:val="ListParagraph"/>
        <w:spacing w:after="160" w:line="276" w:lineRule="auto"/>
        <w:ind w:left="1080"/>
        <w:contextualSpacing/>
        <w:rPr>
          <w:rFonts w:ascii="Times New Roman" w:hAnsi="Times New Roman"/>
          <w:sz w:val="20"/>
          <w:szCs w:val="20"/>
          <w:lang w:val="en-US"/>
        </w:rPr>
      </w:pPr>
    </w:p>
    <w:p w14:paraId="5B5E2925" w14:textId="7416ACEA" w:rsidR="002B6F8B" w:rsidRPr="00950437" w:rsidRDefault="002B6F8B" w:rsidP="002B6F8B">
      <w:pPr>
        <w:pStyle w:val="Caption"/>
        <w:framePr w:hSpace="141" w:wrap="around" w:vAnchor="text" w:hAnchor="page" w:x="5905" w:y="1569"/>
        <w:rPr>
          <w:rFonts w:ascii="Times New Roman" w:hAnsi="Times New Roman"/>
          <w:color w:val="auto"/>
        </w:rPr>
      </w:pPr>
      <w:r w:rsidRPr="00950437">
        <w:rPr>
          <w:rFonts w:ascii="Times New Roman" w:hAnsi="Times New Roman"/>
          <w:color w:val="auto"/>
        </w:rPr>
        <w:t>Tab</w:t>
      </w:r>
      <w:r w:rsidR="00950437" w:rsidRPr="00950437">
        <w:rPr>
          <w:rFonts w:ascii="Times New Roman" w:hAnsi="Times New Roman"/>
          <w:color w:val="auto"/>
        </w:rPr>
        <w:t>e</w:t>
      </w:r>
      <w:r w:rsidRPr="00950437">
        <w:rPr>
          <w:rFonts w:ascii="Times New Roman" w:hAnsi="Times New Roman"/>
          <w:color w:val="auto"/>
        </w:rPr>
        <w:t>l</w:t>
      </w:r>
      <w:r w:rsidR="00950437" w:rsidRPr="00950437">
        <w:rPr>
          <w:rFonts w:ascii="Times New Roman" w:hAnsi="Times New Roman"/>
          <w:color w:val="auto"/>
        </w:rPr>
        <w:t>a</w:t>
      </w:r>
      <w:r w:rsidRPr="00950437">
        <w:rPr>
          <w:rFonts w:ascii="Times New Roman" w:hAnsi="Times New Roman"/>
          <w:color w:val="auto"/>
        </w:rPr>
        <w:t xml:space="preserve"> 5 </w:t>
      </w:r>
      <w:r w:rsidR="00950437" w:rsidRPr="00950437">
        <w:rPr>
          <w:rFonts w:ascii="Times New Roman" w:hAnsi="Times New Roman"/>
          <w:color w:val="auto"/>
        </w:rPr>
        <w:t>–</w:t>
      </w:r>
      <w:r w:rsidRPr="00950437">
        <w:rPr>
          <w:rFonts w:ascii="Times New Roman" w:hAnsi="Times New Roman"/>
          <w:color w:val="auto"/>
        </w:rPr>
        <w:t xml:space="preserve"> </w:t>
      </w:r>
      <w:r w:rsidR="00950437" w:rsidRPr="00950437">
        <w:rPr>
          <w:rFonts w:ascii="Times New Roman" w:hAnsi="Times New Roman"/>
          <w:color w:val="auto"/>
        </w:rPr>
        <w:t xml:space="preserve">Erros de </w:t>
      </w:r>
      <w:r w:rsidRPr="00950437">
        <w:rPr>
          <w:rFonts w:ascii="Times New Roman" w:hAnsi="Times New Roman"/>
          <w:color w:val="auto"/>
        </w:rPr>
        <w:t xml:space="preserve">ITUB4 </w:t>
      </w:r>
      <w:r w:rsidR="00950437" w:rsidRPr="00950437">
        <w:rPr>
          <w:rFonts w:ascii="Times New Roman" w:hAnsi="Times New Roman"/>
          <w:color w:val="auto"/>
        </w:rPr>
        <w:t>para cada modelo</w:t>
      </w:r>
    </w:p>
    <w:p w14:paraId="0AC26EDA" w14:textId="031436D5" w:rsidR="00421FA9" w:rsidRPr="00950437" w:rsidRDefault="00421FA9" w:rsidP="00FE3893">
      <w:pPr>
        <w:spacing w:after="160" w:line="276" w:lineRule="auto"/>
        <w:contextualSpacing/>
        <w:rPr>
          <w:rFonts w:ascii="Times New Roman" w:hAnsi="Times New Roman"/>
          <w:sz w:val="20"/>
          <w:szCs w:val="20"/>
        </w:rPr>
      </w:pPr>
    </w:p>
    <w:p w14:paraId="44F2ED7C" w14:textId="2A0E340A" w:rsidR="00421FA9" w:rsidRPr="00950437" w:rsidRDefault="002B6F8B" w:rsidP="006435CD">
      <w:pPr>
        <w:pStyle w:val="ListParagraph"/>
        <w:spacing w:after="160" w:line="276" w:lineRule="auto"/>
        <w:ind w:left="1080"/>
        <w:contextualSpacing/>
        <w:rPr>
          <w:rFonts w:ascii="Times New Roman" w:hAnsi="Times New Roman"/>
          <w:sz w:val="20"/>
          <w:szCs w:val="20"/>
        </w:rPr>
      </w:pPr>
      <w:r>
        <w:rPr>
          <w:noProof/>
        </w:rPr>
        <mc:AlternateContent>
          <mc:Choice Requires="wps">
            <w:drawing>
              <wp:anchor distT="0" distB="0" distL="114300" distR="114300" simplePos="0" relativeHeight="251698176" behindDoc="1" locked="0" layoutInCell="1" allowOverlap="1" wp14:anchorId="7DEF2B09" wp14:editId="0D045377">
                <wp:simplePos x="0" y="0"/>
                <wp:positionH relativeFrom="margin">
                  <wp:posOffset>594995</wp:posOffset>
                </wp:positionH>
                <wp:positionV relativeFrom="paragraph">
                  <wp:posOffset>91440</wp:posOffset>
                </wp:positionV>
                <wp:extent cx="1785620" cy="635"/>
                <wp:effectExtent l="0" t="0" r="5080" b="8255"/>
                <wp:wrapTight wrapText="bothSides">
                  <wp:wrapPolygon edited="0">
                    <wp:start x="0" y="0"/>
                    <wp:lineTo x="0" y="20698"/>
                    <wp:lineTo x="21431" y="20698"/>
                    <wp:lineTo x="21431"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6A3B71D2" w14:textId="61397F78"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w:t>
                            </w:r>
                            <w:r w:rsidR="00950437" w:rsidRPr="00D47FA0">
                              <w:rPr>
                                <w:rFonts w:ascii="Times New Roman" w:hAnsi="Times New Roman"/>
                                <w:color w:val="auto"/>
                              </w:rPr>
                              <w:t>igura</w:t>
                            </w:r>
                            <w:r w:rsidRPr="00D47FA0">
                              <w:rPr>
                                <w:rFonts w:ascii="Times New Roman" w:hAnsi="Times New Roman"/>
                                <w:color w:val="auto"/>
                              </w:rPr>
                              <w:t xml:space="preserve"> 12-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w:t>
                            </w:r>
                            <w:r w:rsidRPr="00D47FA0">
                              <w:rPr>
                                <w:rFonts w:ascii="Times New Roman" w:hAnsi="Times New Roman"/>
                                <w:color w:val="auto"/>
                              </w:rPr>
                              <w:t xml:space="preserve"> </w:t>
                            </w:r>
                            <w:r w:rsidR="00950437" w:rsidRPr="00D47FA0">
                              <w:rPr>
                                <w:rFonts w:ascii="Times New Roman" w:hAnsi="Times New Roman"/>
                                <w:color w:val="auto"/>
                              </w:rPr>
                              <w:t>para</w:t>
                            </w:r>
                            <w:r w:rsidRPr="00D47FA0">
                              <w:rPr>
                                <w:rFonts w:ascii="Times New Roman" w:hAnsi="Times New Roman"/>
                                <w:color w:val="auto"/>
                              </w:rPr>
                              <w:t xml:space="preserve"> ITUB4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EF2B09" id="Caixa de Texto 37" o:spid="_x0000_s1046" type="#_x0000_t202" style="position:absolute;left:0;text-align:left;margin-left:46.85pt;margin-top:7.2pt;width:140.6pt;height:.05pt;z-index:-251618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" stroked="f">
                <v:textbox style="mso-fit-shape-to-text:t" inset="0,0,0,0">
                  <w:txbxContent>
                    <w:p w14:paraId="6A3B71D2" w14:textId="61397F78"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w:t>
                      </w:r>
                      <w:r w:rsidR="00950437" w:rsidRPr="00D47FA0">
                        <w:rPr>
                          <w:rFonts w:ascii="Times New Roman" w:hAnsi="Times New Roman"/>
                          <w:color w:val="auto"/>
                        </w:rPr>
                        <w:t>igura</w:t>
                      </w:r>
                      <w:r w:rsidRPr="00D47FA0">
                        <w:rPr>
                          <w:rFonts w:ascii="Times New Roman" w:hAnsi="Times New Roman"/>
                          <w:color w:val="auto"/>
                        </w:rPr>
                        <w:t xml:space="preserve"> 12-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w:t>
                      </w:r>
                      <w:r w:rsidRPr="00D47FA0">
                        <w:rPr>
                          <w:rFonts w:ascii="Times New Roman" w:hAnsi="Times New Roman"/>
                          <w:color w:val="auto"/>
                        </w:rPr>
                        <w:t xml:space="preserve"> </w:t>
                      </w:r>
                      <w:r w:rsidR="00950437" w:rsidRPr="00D47FA0">
                        <w:rPr>
                          <w:rFonts w:ascii="Times New Roman" w:hAnsi="Times New Roman"/>
                          <w:color w:val="auto"/>
                        </w:rPr>
                        <w:t>para</w:t>
                      </w:r>
                      <w:r w:rsidRPr="00D47FA0">
                        <w:rPr>
                          <w:rFonts w:ascii="Times New Roman" w:hAnsi="Times New Roman"/>
                          <w:color w:val="auto"/>
                        </w:rPr>
                        <w:t xml:space="preserve"> ITUB4 </w:t>
                      </w:r>
                    </w:p>
                  </w:txbxContent>
                </v:textbox>
                <w10:wrap type="tight" anchorx="margin"/>
              </v:shape>
            </w:pict>
          </mc:Fallback>
        </mc:AlternateContent>
      </w:r>
    </w:p>
    <w:p w14:paraId="70D647C9" w14:textId="5FA0B32F" w:rsidR="00421FA9" w:rsidRPr="00950437" w:rsidRDefault="002B6F8B" w:rsidP="006435CD">
      <w:pPr>
        <w:pStyle w:val="ListParagraph"/>
        <w:spacing w:after="160" w:line="276" w:lineRule="auto"/>
        <w:ind w:left="1080"/>
        <w:contextualSpacing/>
        <w:rPr>
          <w:rFonts w:ascii="Times New Roman" w:hAnsi="Times New Roman"/>
          <w:sz w:val="20"/>
          <w:szCs w:val="20"/>
        </w:rPr>
      </w:pPr>
      <w:r>
        <w:rPr>
          <w:rFonts w:ascii="Times New Roman" w:hAnsi="Times New Roman"/>
          <w:noProof/>
          <w:sz w:val="20"/>
          <w:szCs w:val="20"/>
        </w:rPr>
        <w:lastRenderedPageBreak/>
        <w:drawing>
          <wp:anchor distT="0" distB="0" distL="114300" distR="114300" simplePos="0" relativeHeight="251665408" behindDoc="1" locked="0" layoutInCell="1" allowOverlap="1" wp14:anchorId="09937C2F" wp14:editId="6EF428BF">
            <wp:simplePos x="0" y="0"/>
            <wp:positionH relativeFrom="column">
              <wp:posOffset>185420</wp:posOffset>
            </wp:positionH>
            <wp:positionV relativeFrom="paragraph">
              <wp:posOffset>184785</wp:posOffset>
            </wp:positionV>
            <wp:extent cx="2362200" cy="1748790"/>
            <wp:effectExtent l="0" t="0" r="0" b="3810"/>
            <wp:wrapTight wrapText="bothSides">
              <wp:wrapPolygon edited="0">
                <wp:start x="0" y="0"/>
                <wp:lineTo x="0" y="21412"/>
                <wp:lineTo x="21426" y="21412"/>
                <wp:lineTo x="21426"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VMF3_fin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2200" cy="17487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41" w:rightFromText="141" w:vertAnchor="text" w:horzAnchor="page" w:tblpX="5645" w:tblpY="-2"/>
        <w:tblW w:w="0" w:type="auto"/>
        <w:tblLook w:val="04A0" w:firstRow="1" w:lastRow="0" w:firstColumn="1" w:lastColumn="0" w:noHBand="0" w:noVBand="1"/>
      </w:tblPr>
      <w:tblGrid>
        <w:gridCol w:w="1418"/>
        <w:gridCol w:w="1276"/>
        <w:gridCol w:w="1276"/>
        <w:gridCol w:w="1417"/>
      </w:tblGrid>
      <w:tr w:rsidR="003C2D0F" w14:paraId="38588493" w14:textId="2516467F" w:rsidTr="00234DDF">
        <w:trPr>
          <w:trHeight w:val="70"/>
        </w:trPr>
        <w:tc>
          <w:tcPr>
            <w:tcW w:w="1418" w:type="dxa"/>
            <w:tcBorders>
              <w:top w:val="nil"/>
              <w:left w:val="nil"/>
            </w:tcBorders>
            <w:shd w:val="clear" w:color="auto" w:fill="FFFFFF" w:themeFill="background1"/>
          </w:tcPr>
          <w:p w14:paraId="2AEA9E02" w14:textId="56B054D4" w:rsidR="003C2D0F" w:rsidRPr="00421FA9" w:rsidRDefault="003C2D0F" w:rsidP="00234DDF">
            <w:pPr>
              <w:spacing w:after="160" w:line="276" w:lineRule="auto"/>
              <w:contextualSpacing/>
              <w:rPr>
                <w:rFonts w:ascii="Times New Roman" w:hAnsi="Times New Roman"/>
                <w:b/>
                <w:sz w:val="20"/>
                <w:szCs w:val="20"/>
                <w:lang w:val="en-US"/>
              </w:rPr>
            </w:pPr>
            <w:r w:rsidRPr="00950437">
              <w:rPr>
                <w:rFonts w:ascii="Times New Roman" w:hAnsi="Times New Roman"/>
                <w:sz w:val="20"/>
                <w:szCs w:val="20"/>
              </w:rPr>
              <w:t xml:space="preserve">   </w:t>
            </w:r>
            <w:r w:rsidRPr="00950437">
              <w:rPr>
                <w:rFonts w:ascii="Times New Roman" w:hAnsi="Times New Roman"/>
                <w:b/>
                <w:sz w:val="20"/>
                <w:szCs w:val="20"/>
              </w:rPr>
              <w:t xml:space="preserve"> </w:t>
            </w:r>
            <w:r w:rsidRPr="00421FA9">
              <w:rPr>
                <w:rFonts w:ascii="Times New Roman" w:hAnsi="Times New Roman"/>
                <w:b/>
                <w:sz w:val="20"/>
                <w:szCs w:val="20"/>
                <w:lang w:val="en-US"/>
              </w:rPr>
              <w:t>BVMF3</w:t>
            </w:r>
          </w:p>
        </w:tc>
        <w:tc>
          <w:tcPr>
            <w:tcW w:w="1276" w:type="dxa"/>
            <w:shd w:val="clear" w:color="auto" w:fill="FFFFFF" w:themeFill="background1"/>
          </w:tcPr>
          <w:p w14:paraId="05BC7CE9" w14:textId="77777777" w:rsidR="003C2D0F" w:rsidRPr="007C07BD"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ARIMA</w:t>
            </w:r>
          </w:p>
        </w:tc>
        <w:tc>
          <w:tcPr>
            <w:tcW w:w="1276" w:type="dxa"/>
            <w:shd w:val="clear" w:color="auto" w:fill="FFFFFF" w:themeFill="background1"/>
          </w:tcPr>
          <w:p w14:paraId="2B10A361" w14:textId="77777777"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LSTM</w:t>
            </w:r>
          </w:p>
        </w:tc>
        <w:tc>
          <w:tcPr>
            <w:tcW w:w="1417" w:type="dxa"/>
            <w:shd w:val="clear" w:color="auto" w:fill="FABF8F" w:themeFill="accent6" w:themeFillTint="99"/>
          </w:tcPr>
          <w:p w14:paraId="629B2E1B" w14:textId="651A5602"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Random Walk</w:t>
            </w:r>
          </w:p>
        </w:tc>
      </w:tr>
      <w:tr w:rsidR="003C2D0F" w14:paraId="04D6B221" w14:textId="7644B5F2" w:rsidTr="00234DDF">
        <w:trPr>
          <w:trHeight w:val="310"/>
        </w:trPr>
        <w:tc>
          <w:tcPr>
            <w:tcW w:w="1418" w:type="dxa"/>
            <w:shd w:val="clear" w:color="auto" w:fill="B8CCE4" w:themeFill="accent1" w:themeFillTint="66"/>
          </w:tcPr>
          <w:p w14:paraId="36E2C80E" w14:textId="0D322C6B" w:rsidR="003C2D0F" w:rsidRPr="00234DDF" w:rsidRDefault="00950437"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Média</w:t>
            </w:r>
          </w:p>
        </w:tc>
        <w:tc>
          <w:tcPr>
            <w:tcW w:w="1276" w:type="dxa"/>
            <w:shd w:val="clear" w:color="auto" w:fill="FFFFFF" w:themeFill="background1"/>
          </w:tcPr>
          <w:p w14:paraId="352193F5" w14:textId="4D172CC5"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0.049130</w:t>
            </w:r>
          </w:p>
        </w:tc>
        <w:tc>
          <w:tcPr>
            <w:tcW w:w="1276" w:type="dxa"/>
            <w:shd w:val="clear" w:color="auto" w:fill="FFFFFF" w:themeFill="background1"/>
          </w:tcPr>
          <w:p w14:paraId="6435F3CB" w14:textId="17B508FC"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0.052281</w:t>
            </w:r>
          </w:p>
        </w:tc>
        <w:tc>
          <w:tcPr>
            <w:tcW w:w="1417" w:type="dxa"/>
            <w:shd w:val="clear" w:color="auto" w:fill="FFFFFF" w:themeFill="background1"/>
          </w:tcPr>
          <w:p w14:paraId="4504F395" w14:textId="60CCD918"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0.048930</w:t>
            </w:r>
          </w:p>
        </w:tc>
      </w:tr>
      <w:tr w:rsidR="003C2D0F" w:rsidRPr="00950437" w14:paraId="4C92EB06" w14:textId="6A017FE8" w:rsidTr="00234DDF">
        <w:trPr>
          <w:trHeight w:val="310"/>
        </w:trPr>
        <w:tc>
          <w:tcPr>
            <w:tcW w:w="1418" w:type="dxa"/>
            <w:shd w:val="clear" w:color="auto" w:fill="B8CCE4" w:themeFill="accent1" w:themeFillTint="66"/>
          </w:tcPr>
          <w:p w14:paraId="3B7C475F" w14:textId="237B95CD" w:rsidR="003C2D0F" w:rsidRPr="00234DDF" w:rsidRDefault="00950437"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Desv</w:t>
            </w:r>
            <w:r w:rsidR="00234DDF" w:rsidRPr="00234DDF">
              <w:rPr>
                <w:rFonts w:ascii="Times New Roman" w:hAnsi="Times New Roman"/>
                <w:sz w:val="20"/>
                <w:szCs w:val="20"/>
              </w:rPr>
              <w:t>io Padrão</w:t>
            </w:r>
          </w:p>
        </w:tc>
        <w:tc>
          <w:tcPr>
            <w:tcW w:w="1276" w:type="dxa"/>
            <w:shd w:val="clear" w:color="auto" w:fill="FFFFFF" w:themeFill="background1"/>
          </w:tcPr>
          <w:p w14:paraId="29CAE7DF" w14:textId="555ED766"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0.051637</w:t>
            </w:r>
          </w:p>
        </w:tc>
        <w:tc>
          <w:tcPr>
            <w:tcW w:w="1276" w:type="dxa"/>
            <w:shd w:val="clear" w:color="auto" w:fill="FFFFFF" w:themeFill="background1"/>
          </w:tcPr>
          <w:p w14:paraId="682E201D" w14:textId="2A868143"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0.051110</w:t>
            </w:r>
          </w:p>
        </w:tc>
        <w:tc>
          <w:tcPr>
            <w:tcW w:w="1417" w:type="dxa"/>
            <w:shd w:val="clear" w:color="auto" w:fill="FFFFFF" w:themeFill="background1"/>
          </w:tcPr>
          <w:p w14:paraId="5694CCE2" w14:textId="0344E34D"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0.051528</w:t>
            </w:r>
          </w:p>
        </w:tc>
      </w:tr>
      <w:tr w:rsidR="003C2D0F" w:rsidRPr="00950437" w14:paraId="378B7779" w14:textId="2584DFA2" w:rsidTr="00234DDF">
        <w:trPr>
          <w:trHeight w:val="310"/>
        </w:trPr>
        <w:tc>
          <w:tcPr>
            <w:tcW w:w="1418" w:type="dxa"/>
            <w:shd w:val="clear" w:color="auto" w:fill="B8CCE4" w:themeFill="accent1" w:themeFillTint="66"/>
          </w:tcPr>
          <w:p w14:paraId="3B4F3400" w14:textId="77777777" w:rsidR="003C2D0F" w:rsidRPr="00234DDF" w:rsidRDefault="003C2D0F"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Min</w:t>
            </w:r>
          </w:p>
        </w:tc>
        <w:tc>
          <w:tcPr>
            <w:tcW w:w="1276" w:type="dxa"/>
            <w:shd w:val="clear" w:color="auto" w:fill="FFFFFF" w:themeFill="background1"/>
          </w:tcPr>
          <w:p w14:paraId="688AB046" w14:textId="21FC4617"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0.000253</w:t>
            </w:r>
          </w:p>
        </w:tc>
        <w:tc>
          <w:tcPr>
            <w:tcW w:w="1276" w:type="dxa"/>
            <w:shd w:val="clear" w:color="auto" w:fill="FFFFFF" w:themeFill="background1"/>
          </w:tcPr>
          <w:p w14:paraId="2B996A30" w14:textId="6D8256F9"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0.002413</w:t>
            </w:r>
          </w:p>
        </w:tc>
        <w:tc>
          <w:tcPr>
            <w:tcW w:w="1417" w:type="dxa"/>
            <w:shd w:val="clear" w:color="auto" w:fill="FFFFFF" w:themeFill="background1"/>
          </w:tcPr>
          <w:p w14:paraId="7584020B" w14:textId="5D719124"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0.000066</w:t>
            </w:r>
          </w:p>
        </w:tc>
      </w:tr>
      <w:tr w:rsidR="003C2D0F" w:rsidRPr="00950437" w14:paraId="0AAB2608" w14:textId="644F690A" w:rsidTr="00234DDF">
        <w:trPr>
          <w:trHeight w:val="310"/>
        </w:trPr>
        <w:tc>
          <w:tcPr>
            <w:tcW w:w="1418" w:type="dxa"/>
            <w:shd w:val="clear" w:color="auto" w:fill="B8CCE4" w:themeFill="accent1" w:themeFillTint="66"/>
          </w:tcPr>
          <w:p w14:paraId="7C733418" w14:textId="77777777" w:rsidR="003C2D0F" w:rsidRPr="00234DDF" w:rsidRDefault="003C2D0F" w:rsidP="00234DDF">
            <w:pPr>
              <w:spacing w:after="160" w:line="276" w:lineRule="auto"/>
              <w:contextualSpacing/>
              <w:rPr>
                <w:rFonts w:ascii="Times New Roman" w:hAnsi="Times New Roman"/>
                <w:sz w:val="20"/>
                <w:szCs w:val="20"/>
              </w:rPr>
            </w:pPr>
            <w:r w:rsidRPr="00234DDF">
              <w:rPr>
                <w:rFonts w:ascii="Times New Roman" w:hAnsi="Times New Roman"/>
                <w:sz w:val="20"/>
                <w:szCs w:val="20"/>
              </w:rPr>
              <w:t>Max</w:t>
            </w:r>
          </w:p>
        </w:tc>
        <w:tc>
          <w:tcPr>
            <w:tcW w:w="1276" w:type="dxa"/>
            <w:shd w:val="clear" w:color="auto" w:fill="FFFFFF" w:themeFill="background1"/>
          </w:tcPr>
          <w:p w14:paraId="6AA2866F" w14:textId="4EB4C306"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0.349344</w:t>
            </w:r>
          </w:p>
        </w:tc>
        <w:tc>
          <w:tcPr>
            <w:tcW w:w="1276" w:type="dxa"/>
            <w:shd w:val="clear" w:color="auto" w:fill="FFFFFF" w:themeFill="background1"/>
          </w:tcPr>
          <w:p w14:paraId="780C4B21" w14:textId="32A68381"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0.368737</w:t>
            </w:r>
          </w:p>
        </w:tc>
        <w:tc>
          <w:tcPr>
            <w:tcW w:w="1417" w:type="dxa"/>
            <w:shd w:val="clear" w:color="auto" w:fill="FFFFFF" w:themeFill="background1"/>
          </w:tcPr>
          <w:p w14:paraId="557D8703" w14:textId="125D0C13" w:rsidR="003C2D0F" w:rsidRDefault="003C2D0F" w:rsidP="00234DDF">
            <w:pPr>
              <w:spacing w:after="160" w:line="276" w:lineRule="auto"/>
              <w:contextualSpacing/>
              <w:jc w:val="center"/>
              <w:rPr>
                <w:rFonts w:ascii="Times New Roman" w:hAnsi="Times New Roman"/>
                <w:sz w:val="20"/>
                <w:szCs w:val="20"/>
                <w:lang w:val="en-US"/>
              </w:rPr>
            </w:pPr>
            <w:r>
              <w:rPr>
                <w:rFonts w:ascii="Times New Roman" w:hAnsi="Times New Roman"/>
                <w:sz w:val="20"/>
                <w:szCs w:val="20"/>
                <w:lang w:val="en-US"/>
              </w:rPr>
              <w:t>0.350923</w:t>
            </w:r>
          </w:p>
        </w:tc>
      </w:tr>
    </w:tbl>
    <w:p w14:paraId="07A2E1CA" w14:textId="022F5EDA" w:rsidR="002B6F8B" w:rsidRPr="00950437" w:rsidRDefault="002B6F8B" w:rsidP="002B6F8B">
      <w:pPr>
        <w:pStyle w:val="Caption"/>
        <w:framePr w:hSpace="141" w:wrap="around" w:vAnchor="text" w:hAnchor="page" w:x="5875" w:y="1605"/>
        <w:rPr>
          <w:rFonts w:ascii="Times New Roman" w:hAnsi="Times New Roman"/>
          <w:color w:val="auto"/>
        </w:rPr>
      </w:pPr>
      <w:r w:rsidRPr="00950437">
        <w:rPr>
          <w:rFonts w:ascii="Times New Roman" w:hAnsi="Times New Roman"/>
          <w:color w:val="auto"/>
        </w:rPr>
        <w:t>Tabe</w:t>
      </w:r>
      <w:r w:rsidR="00950437" w:rsidRPr="00950437">
        <w:rPr>
          <w:rFonts w:ascii="Times New Roman" w:hAnsi="Times New Roman"/>
          <w:color w:val="auto"/>
        </w:rPr>
        <w:t>la</w:t>
      </w:r>
      <w:r w:rsidRPr="00950437">
        <w:rPr>
          <w:rFonts w:ascii="Times New Roman" w:hAnsi="Times New Roman"/>
          <w:color w:val="auto"/>
        </w:rPr>
        <w:t xml:space="preserve"> 6 – </w:t>
      </w:r>
      <w:r w:rsidR="00950437" w:rsidRPr="00950437">
        <w:rPr>
          <w:rFonts w:ascii="Times New Roman" w:hAnsi="Times New Roman"/>
          <w:color w:val="auto"/>
        </w:rPr>
        <w:t xml:space="preserve">Erros de </w:t>
      </w:r>
      <w:r w:rsidRPr="00950437">
        <w:rPr>
          <w:rFonts w:ascii="Times New Roman" w:hAnsi="Times New Roman"/>
          <w:color w:val="auto"/>
        </w:rPr>
        <w:t xml:space="preserve">BVMF3 </w:t>
      </w:r>
      <w:r w:rsidR="00950437" w:rsidRPr="00950437">
        <w:rPr>
          <w:rFonts w:ascii="Times New Roman" w:hAnsi="Times New Roman"/>
          <w:color w:val="auto"/>
        </w:rPr>
        <w:t>para cada modelo</w:t>
      </w:r>
    </w:p>
    <w:p w14:paraId="02624C01" w14:textId="6B98CA95" w:rsidR="00421FA9" w:rsidRPr="00950437" w:rsidRDefault="00421FA9" w:rsidP="006435CD">
      <w:pPr>
        <w:pStyle w:val="ListParagraph"/>
        <w:spacing w:after="160" w:line="276" w:lineRule="auto"/>
        <w:ind w:left="1080"/>
        <w:contextualSpacing/>
        <w:rPr>
          <w:rFonts w:ascii="Times New Roman" w:hAnsi="Times New Roman"/>
          <w:sz w:val="20"/>
          <w:szCs w:val="20"/>
        </w:rPr>
      </w:pPr>
    </w:p>
    <w:p w14:paraId="7E1516BB" w14:textId="5EA5272D" w:rsidR="00421FA9" w:rsidRPr="00950437" w:rsidRDefault="00421FA9" w:rsidP="006435CD">
      <w:pPr>
        <w:pStyle w:val="ListParagraph"/>
        <w:spacing w:after="160" w:line="276" w:lineRule="auto"/>
        <w:ind w:left="1080"/>
        <w:contextualSpacing/>
        <w:rPr>
          <w:rFonts w:ascii="Times New Roman" w:hAnsi="Times New Roman"/>
          <w:sz w:val="20"/>
          <w:szCs w:val="20"/>
        </w:rPr>
      </w:pPr>
    </w:p>
    <w:p w14:paraId="094D889B" w14:textId="780AF4A3" w:rsidR="00421FA9" w:rsidRPr="00950437" w:rsidRDefault="002B6F8B" w:rsidP="006435CD">
      <w:pPr>
        <w:pStyle w:val="ListParagraph"/>
        <w:spacing w:after="160" w:line="276" w:lineRule="auto"/>
        <w:ind w:left="1080"/>
        <w:contextualSpacing/>
        <w:rPr>
          <w:rFonts w:ascii="Times New Roman" w:hAnsi="Times New Roman"/>
          <w:sz w:val="20"/>
          <w:szCs w:val="20"/>
        </w:rPr>
      </w:pPr>
      <w:r>
        <w:rPr>
          <w:noProof/>
        </w:rPr>
        <mc:AlternateContent>
          <mc:Choice Requires="wps">
            <w:drawing>
              <wp:anchor distT="0" distB="0" distL="114300" distR="114300" simplePos="0" relativeHeight="251700224" behindDoc="1" locked="0" layoutInCell="1" allowOverlap="1" wp14:anchorId="796699AE" wp14:editId="359A700C">
                <wp:simplePos x="0" y="0"/>
                <wp:positionH relativeFrom="margin">
                  <wp:posOffset>556895</wp:posOffset>
                </wp:positionH>
                <wp:positionV relativeFrom="paragraph">
                  <wp:posOffset>262255</wp:posOffset>
                </wp:positionV>
                <wp:extent cx="1828800" cy="635"/>
                <wp:effectExtent l="0" t="0" r="0" b="8255"/>
                <wp:wrapTight wrapText="bothSides">
                  <wp:wrapPolygon edited="0">
                    <wp:start x="0" y="0"/>
                    <wp:lineTo x="0" y="20698"/>
                    <wp:lineTo x="21375" y="20698"/>
                    <wp:lineTo x="21375"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A749392" w14:textId="1F71ECD2"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Figur</w:t>
                            </w:r>
                            <w:r w:rsidR="00950437" w:rsidRPr="00D47FA0">
                              <w:rPr>
                                <w:rFonts w:ascii="Times New Roman" w:hAnsi="Times New Roman"/>
                                <w:color w:val="auto"/>
                              </w:rPr>
                              <w:t>a</w:t>
                            </w:r>
                            <w:r w:rsidRPr="00D47FA0">
                              <w:rPr>
                                <w:rFonts w:ascii="Times New Roman" w:hAnsi="Times New Roman"/>
                                <w:color w:val="auto"/>
                              </w:rPr>
                              <w:t xml:space="preserve"> 13-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 para</w:t>
                            </w:r>
                            <w:r w:rsidRPr="00D47FA0">
                              <w:rPr>
                                <w:rFonts w:ascii="Times New Roman" w:hAnsi="Times New Roman"/>
                                <w:color w:val="auto"/>
                              </w:rPr>
                              <w:t xml:space="preserve"> BVMF3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699AE" id="Caixa de Texto 38" o:spid="_x0000_s1047" type="#_x0000_t202" style="position:absolute;left:0;text-align:left;margin-left:43.85pt;margin-top:20.65pt;width:2in;height:.05pt;z-index:-25161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" stroked="f">
                <v:textbox style="mso-fit-shape-to-text:t" inset="0,0,0,0">
                  <w:txbxContent>
                    <w:p w14:paraId="3A749392" w14:textId="1F71ECD2" w:rsidR="007934C2" w:rsidRPr="00D47FA0" w:rsidRDefault="007934C2" w:rsidP="002B6F8B">
                      <w:pPr>
                        <w:pStyle w:val="Caption"/>
                        <w:rPr>
                          <w:rFonts w:ascii="Times New Roman" w:hAnsi="Times New Roman"/>
                          <w:noProof/>
                          <w:color w:val="auto"/>
                          <w:sz w:val="20"/>
                          <w:szCs w:val="20"/>
                        </w:rPr>
                      </w:pPr>
                      <w:r w:rsidRPr="00D47FA0">
                        <w:rPr>
                          <w:rFonts w:ascii="Times New Roman" w:hAnsi="Times New Roman"/>
                          <w:color w:val="auto"/>
                        </w:rPr>
                        <w:t>Figur</w:t>
                      </w:r>
                      <w:r w:rsidR="00950437" w:rsidRPr="00D47FA0">
                        <w:rPr>
                          <w:rFonts w:ascii="Times New Roman" w:hAnsi="Times New Roman"/>
                          <w:color w:val="auto"/>
                        </w:rPr>
                        <w:t>a</w:t>
                      </w:r>
                      <w:r w:rsidRPr="00D47FA0">
                        <w:rPr>
                          <w:rFonts w:ascii="Times New Roman" w:hAnsi="Times New Roman"/>
                          <w:color w:val="auto"/>
                        </w:rPr>
                        <w:t xml:space="preserve"> 13- </w:t>
                      </w:r>
                      <w:r w:rsidR="00950437" w:rsidRPr="00D47FA0">
                        <w:rPr>
                          <w:rFonts w:ascii="Times New Roman" w:hAnsi="Times New Roman"/>
                          <w:color w:val="auto"/>
                        </w:rPr>
                        <w:t xml:space="preserve">Erros </w:t>
                      </w:r>
                      <w:r w:rsidRPr="00D47FA0">
                        <w:rPr>
                          <w:rFonts w:ascii="Times New Roman" w:hAnsi="Times New Roman"/>
                          <w:color w:val="auto"/>
                        </w:rPr>
                        <w:t>Simple</w:t>
                      </w:r>
                      <w:r w:rsidR="00950437" w:rsidRPr="00D47FA0">
                        <w:rPr>
                          <w:rFonts w:ascii="Times New Roman" w:hAnsi="Times New Roman"/>
                          <w:color w:val="auto"/>
                        </w:rPr>
                        <w:t>s para</w:t>
                      </w:r>
                      <w:r w:rsidRPr="00D47FA0">
                        <w:rPr>
                          <w:rFonts w:ascii="Times New Roman" w:hAnsi="Times New Roman"/>
                          <w:color w:val="auto"/>
                        </w:rPr>
                        <w:t xml:space="preserve"> BVMF3 </w:t>
                      </w:r>
                    </w:p>
                  </w:txbxContent>
                </v:textbox>
                <w10:wrap type="tight" anchorx="margin"/>
              </v:shape>
            </w:pict>
          </mc:Fallback>
        </mc:AlternateContent>
      </w:r>
    </w:p>
    <w:p w14:paraId="4B289A28" w14:textId="1C5806D6" w:rsidR="002B6F8B" w:rsidRPr="00950437" w:rsidRDefault="002B6F8B" w:rsidP="00E4292D">
      <w:pPr>
        <w:spacing w:after="160" w:line="276" w:lineRule="auto"/>
        <w:ind w:firstLine="360"/>
        <w:contextualSpacing/>
        <w:jc w:val="both"/>
        <w:rPr>
          <w:rFonts w:ascii="Times New Roman" w:hAnsi="Times New Roman"/>
          <w:sz w:val="20"/>
          <w:szCs w:val="20"/>
        </w:rPr>
      </w:pPr>
    </w:p>
    <w:p w14:paraId="713F9DFC" w14:textId="77777777" w:rsidR="002B6F8B" w:rsidRPr="00950437" w:rsidRDefault="002B6F8B" w:rsidP="00E4292D">
      <w:pPr>
        <w:spacing w:after="160" w:line="276" w:lineRule="auto"/>
        <w:ind w:firstLine="360"/>
        <w:contextualSpacing/>
        <w:jc w:val="both"/>
        <w:rPr>
          <w:rFonts w:ascii="Times New Roman" w:hAnsi="Times New Roman"/>
          <w:sz w:val="20"/>
          <w:szCs w:val="20"/>
        </w:rPr>
      </w:pPr>
    </w:p>
    <w:p w14:paraId="7AB9ACC6" w14:textId="7DDDB02D" w:rsidR="00021EFE" w:rsidRPr="0038559C" w:rsidRDefault="00950437" w:rsidP="0038559C">
      <w:pPr>
        <w:pStyle w:val="Pargrafo"/>
      </w:pPr>
      <w:r w:rsidRPr="00950437">
        <w:t xml:space="preserve">O algoritmo de travessia aleatória foi construído simplesmente usando </w:t>
      </w:r>
      <w:r w:rsidR="003C2D0F" w:rsidRPr="00950437">
        <w:t xml:space="preserve">ARIMA(0,1,0), </w:t>
      </w:r>
      <w:r w:rsidRPr="00950437">
        <w:t>um modelo</w:t>
      </w:r>
      <w:r>
        <w:t xml:space="preserve"> no qual não existe </w:t>
      </w:r>
      <w:r w:rsidR="00234DDF">
        <w:t>auto correlação</w:t>
      </w:r>
      <w:r>
        <w:t xml:space="preserve"> entre os termos e nem entre os seus erros residuais. A próxima observação será sempre igual à anterior, usando um incremento ou decremento aleatório[25]. Esse método dá substância à Hipótese do Mercado Eficiente, já que diz que o movimento do mercado é aleatório e não pode ser previsto. Como observado, em dois dos três instrumentos </w:t>
      </w:r>
      <w:r w:rsidR="00234DDF">
        <w:t>analisados</w:t>
      </w:r>
      <w:r>
        <w:t xml:space="preserve"> </w:t>
      </w:r>
      <w:r w:rsidR="0038559C">
        <w:t>tiveram resultados melhores usando o algoritmo de travessia aleatória do que usando os modelos de machine learning.</w:t>
      </w:r>
    </w:p>
    <w:p w14:paraId="744DA721" w14:textId="66A94F84" w:rsidR="00BA51F9" w:rsidRPr="00234DDF" w:rsidRDefault="00F16E0E" w:rsidP="00E4292D">
      <w:pPr>
        <w:pStyle w:val="ListParagraph"/>
        <w:numPr>
          <w:ilvl w:val="0"/>
          <w:numId w:val="29"/>
        </w:numPr>
        <w:spacing w:after="160" w:line="276" w:lineRule="auto"/>
        <w:contextualSpacing/>
        <w:rPr>
          <w:rFonts w:ascii="Times New Roman" w:hAnsi="Times New Roman"/>
          <w:b/>
          <w:sz w:val="20"/>
          <w:szCs w:val="20"/>
        </w:rPr>
      </w:pPr>
      <w:r w:rsidRPr="00234DDF">
        <w:rPr>
          <w:rFonts w:ascii="Times New Roman" w:hAnsi="Times New Roman"/>
          <w:b/>
          <w:sz w:val="20"/>
          <w:szCs w:val="20"/>
        </w:rPr>
        <w:t>Conclusão</w:t>
      </w:r>
    </w:p>
    <w:p w14:paraId="3836ABFE" w14:textId="28273B4E" w:rsidR="00C17BEA" w:rsidRPr="00234DDF" w:rsidRDefault="00C17BEA" w:rsidP="00F16E0E">
      <w:pPr>
        <w:pStyle w:val="Pargrafo"/>
      </w:pPr>
      <w:r w:rsidRPr="00234DDF">
        <w:t xml:space="preserve">Os resultados deste trabalho sugerem que </w:t>
      </w:r>
      <w:del w:id="3" w:author="Author">
        <w:r w:rsidRPr="00234DDF" w:rsidDel="00AC0642">
          <w:delText>aprendizado de máquina</w:delText>
        </w:r>
      </w:del>
      <w:ins w:id="4" w:author="Author">
        <w:r w:rsidR="00AC0642">
          <w:t>machine learning</w:t>
        </w:r>
      </w:ins>
      <w:r w:rsidRPr="00234DDF">
        <w:t xml:space="preserve"> pode ser aplicado no mercado financeiro e apresentar bons resultados, mesmo o cenário do período utilizado no estudo tendo apresentado alta volatilidade e </w:t>
      </w:r>
      <w:ins w:id="5" w:author="Author">
        <w:r w:rsidR="00AC0642">
          <w:t>i</w:t>
        </w:r>
      </w:ins>
      <w:del w:id="6" w:author="Author">
        <w:r w:rsidRPr="00234DDF" w:rsidDel="00AC0642">
          <w:delText>I</w:delText>
        </w:r>
      </w:del>
      <w:r w:rsidRPr="00234DDF">
        <w:t xml:space="preserve">mprevisibilidade. É importante ser ressaltado que os papéis analisados no trabalho estão inseridos num período de turbulência política. Consequentemente, os resultados podem, de fato, sugerir </w:t>
      </w:r>
      <w:ins w:id="7" w:author="Author">
        <w:r w:rsidR="00AC0642">
          <w:t xml:space="preserve">que a travessia </w:t>
        </w:r>
      </w:ins>
      <w:del w:id="8" w:author="Author">
        <w:r w:rsidRPr="00234DDF" w:rsidDel="00AC0642">
          <w:delText>um Passeio A</w:delText>
        </w:r>
      </w:del>
      <w:ins w:id="9" w:author="Author">
        <w:r w:rsidR="00AC0642">
          <w:t>a</w:t>
        </w:r>
      </w:ins>
      <w:r w:rsidRPr="00234DDF">
        <w:t>leatóri</w:t>
      </w:r>
      <w:del w:id="10" w:author="Author">
        <w:r w:rsidRPr="00234DDF" w:rsidDel="00AC0642">
          <w:delText>o</w:delText>
        </w:r>
      </w:del>
      <w:ins w:id="11" w:author="Author">
        <w:r w:rsidR="00AC0642">
          <w:t>a traz melhores resoltados</w:t>
        </w:r>
      </w:ins>
      <w:r w:rsidRPr="00234DDF">
        <w:t xml:space="preserve">, </w:t>
      </w:r>
      <w:ins w:id="12" w:author="Author">
        <w:r w:rsidR="00AC0642">
          <w:t xml:space="preserve">indicando que </w:t>
        </w:r>
      </w:ins>
      <w:del w:id="13" w:author="Author">
        <w:r w:rsidRPr="00234DDF" w:rsidDel="00AC0642">
          <w:delText xml:space="preserve">ou então </w:delText>
        </w:r>
      </w:del>
      <w:r w:rsidRPr="00234DDF">
        <w:t>a predição é muito difícil utilizando-se apenas dados referente</w:t>
      </w:r>
      <w:ins w:id="14" w:author="Author">
        <w:r w:rsidR="00AC0642">
          <w:t>s</w:t>
        </w:r>
      </w:ins>
      <w:r w:rsidRPr="00234DDF">
        <w:t xml:space="preserve"> </w:t>
      </w:r>
      <w:ins w:id="15" w:author="Author">
        <w:r w:rsidR="00AC0642">
          <w:t>ao</w:t>
        </w:r>
      </w:ins>
      <w:del w:id="16" w:author="Author">
        <w:r w:rsidRPr="00234DDF" w:rsidDel="00AC0642">
          <w:delText>a um</w:delText>
        </w:r>
      </w:del>
      <w:r w:rsidRPr="00234DDF">
        <w:t xml:space="preserve"> período de </w:t>
      </w:r>
      <w:ins w:id="17" w:author="Author">
        <w:r w:rsidR="00AC0642">
          <w:t xml:space="preserve">um </w:t>
        </w:r>
      </w:ins>
      <w:r w:rsidRPr="00234DDF">
        <w:t>mês.</w:t>
      </w:r>
    </w:p>
    <w:p w14:paraId="2471090A" w14:textId="3620EB91" w:rsidR="00C17BEA" w:rsidRPr="00234DDF" w:rsidRDefault="00C17BEA" w:rsidP="00F16E0E">
      <w:pPr>
        <w:pStyle w:val="Pargrafo"/>
      </w:pPr>
      <w:r w:rsidRPr="00234DDF">
        <w:t xml:space="preserve">Os resultados também podem ser utilizados para comparar os modelos ARIMA e LSTM. Os erros (RMSEs) foram bastante similares para ambos os algoritmos. Embora o modelo ARIMA seja mais rápido e demande menos poder e tempo de processamento, este requer uma parametrização cuidadosa e uma quantidade significativa de análises de gráficos. Por outro lado, o modelo LSTM se adapta por si só durante o processo  de ajuste de pesos na etapa de treinamento do modelo, sendo necessário apenas definir o número máximo de </w:t>
      </w:r>
      <w:del w:id="18" w:author="Author">
        <w:r w:rsidRPr="00EE7B58" w:rsidDel="00AC0642">
          <w:rPr>
            <w:i/>
            <w:rPrChange w:id="19" w:author="Author">
              <w:rPr/>
            </w:rPrChange>
          </w:rPr>
          <w:delText xml:space="preserve">épocas </w:delText>
        </w:r>
      </w:del>
      <w:ins w:id="20" w:author="Author">
        <w:r w:rsidR="00AC0642" w:rsidRPr="00EE7B58">
          <w:rPr>
            <w:i/>
            <w:rPrChange w:id="21" w:author="Author">
              <w:rPr/>
            </w:rPrChange>
          </w:rPr>
          <w:t>epochs</w:t>
        </w:r>
        <w:r w:rsidR="00AC0642" w:rsidRPr="00234DDF">
          <w:t xml:space="preserve"> </w:t>
        </w:r>
      </w:ins>
      <w:r w:rsidRPr="00234DDF">
        <w:t xml:space="preserve">de treinamento, o tamanho dos lotes e </w:t>
      </w:r>
      <w:r w:rsidR="00AA7A08" w:rsidRPr="00234DDF">
        <w:t>outros parâmetros gerais</w:t>
      </w:r>
      <w:r w:rsidRPr="00234DDF">
        <w:t xml:space="preserve"> de configuração inicial da rede neural que podem ser otimizados, onde neste trabalho adotou-se a estratégia de exploração das combinações e análise de resultado para escolha da configuração com melhor resultado final.</w:t>
      </w:r>
    </w:p>
    <w:p w14:paraId="1F748F57" w14:textId="55A95F70" w:rsidR="00C17BEA" w:rsidRPr="00234DDF" w:rsidRDefault="00C17BEA" w:rsidP="00F16E0E">
      <w:pPr>
        <w:pStyle w:val="Pargrafo"/>
      </w:pPr>
      <w:r w:rsidRPr="00234DDF">
        <w:t xml:space="preserve">Dentre </w:t>
      </w:r>
      <w:del w:id="22" w:author="Author">
        <w:r w:rsidRPr="00234DDF" w:rsidDel="00AC0642">
          <w:delText xml:space="preserve">as alterações </w:delText>
        </w:r>
      </w:del>
      <w:ins w:id="23" w:author="Author">
        <w:r w:rsidR="00AC0642">
          <w:t xml:space="preserve">os trabalhos futuros </w:t>
        </w:r>
      </w:ins>
      <w:r w:rsidRPr="00234DDF">
        <w:t xml:space="preserve">possíveis </w:t>
      </w:r>
      <w:del w:id="24" w:author="Author">
        <w:r w:rsidRPr="00234DDF" w:rsidDel="00AC0642">
          <w:delText xml:space="preserve">para análises futuras </w:delText>
        </w:r>
      </w:del>
      <w:r w:rsidRPr="00234DDF">
        <w:t xml:space="preserve">é possível </w:t>
      </w:r>
      <w:ins w:id="25" w:author="Author">
        <w:r w:rsidR="00AC0642">
          <w:t xml:space="preserve">elencar alterações no modelo, como por exemplo, </w:t>
        </w:r>
      </w:ins>
      <w:del w:id="26" w:author="Author">
        <w:r w:rsidRPr="00234DDF" w:rsidDel="00AC0642">
          <w:delText>citar o aumento do número de entradas nos conjuntos de dados utilizados para treinamento e validação dos modelos</w:delText>
        </w:r>
      </w:del>
      <w:ins w:id="27" w:author="Author">
        <w:r w:rsidR="00AC0642">
          <w:t>aumentar a base de dados de preços para incluir</w:t>
        </w:r>
      </w:ins>
      <w:del w:id="28" w:author="Author">
        <w:r w:rsidRPr="00234DDF" w:rsidDel="00AC0642">
          <w:delText>,</w:delText>
        </w:r>
      </w:del>
      <w:ins w:id="29" w:author="Author">
        <w:r w:rsidR="00AC0642" w:rsidRPr="00234DDF" w:rsidDel="00AC0642">
          <w:t xml:space="preserve"> </w:t>
        </w:r>
      </w:ins>
      <w:del w:id="30" w:author="Author">
        <w:r w:rsidRPr="00234DDF" w:rsidDel="00AC0642">
          <w:delText xml:space="preserve"> incluindo-se </w:delText>
        </w:r>
      </w:del>
      <w:r w:rsidRPr="00234DDF">
        <w:t xml:space="preserve">mais meses ou </w:t>
      </w:r>
      <w:ins w:id="31" w:author="Author">
        <w:r w:rsidR="00AC0642">
          <w:t xml:space="preserve">até </w:t>
        </w:r>
      </w:ins>
      <w:r w:rsidRPr="00234DDF">
        <w:t xml:space="preserve">anos, </w:t>
      </w:r>
      <w:del w:id="32" w:author="Author">
        <w:r w:rsidRPr="00234DDF" w:rsidDel="00AC0642">
          <w:delText xml:space="preserve">em ordem </w:delText>
        </w:r>
      </w:del>
      <w:r w:rsidRPr="00234DDF">
        <w:t xml:space="preserve">para permitir </w:t>
      </w:r>
      <w:del w:id="33" w:author="Author">
        <w:r w:rsidRPr="00234DDF" w:rsidDel="00AC0642">
          <w:delText xml:space="preserve">com </w:delText>
        </w:r>
      </w:del>
      <w:r w:rsidRPr="00234DDF">
        <w:t>que os modelos encontrem padrões mais complexos. Além disso, ao invés de apenas</w:t>
      </w:r>
      <w:ins w:id="34" w:author="Author">
        <w:r w:rsidR="00653363">
          <w:t xml:space="preserve"> levar em conta</w:t>
        </w:r>
      </w:ins>
      <w:del w:id="35" w:author="Author">
        <w:r w:rsidRPr="00234DDF" w:rsidDel="00653363">
          <w:delText xml:space="preserve"> utilizar-se</w:delText>
        </w:r>
      </w:del>
      <w:r w:rsidRPr="00234DDF">
        <w:t xml:space="preserve"> </w:t>
      </w:r>
      <w:del w:id="36" w:author="Author">
        <w:r w:rsidRPr="00234DDF" w:rsidDel="00653363">
          <w:delText>d</w:delText>
        </w:r>
      </w:del>
      <w:r w:rsidRPr="00234DDF">
        <w:t xml:space="preserve">os preços históricos </w:t>
      </w:r>
      <w:ins w:id="37" w:author="Author">
        <w:r w:rsidR="00653363">
          <w:t xml:space="preserve">dos instrumentos </w:t>
        </w:r>
      </w:ins>
      <w:del w:id="38" w:author="Author">
        <w:r w:rsidRPr="00234DDF" w:rsidDel="00653363">
          <w:delText xml:space="preserve">somente dos papéis </w:delText>
        </w:r>
      </w:del>
      <w:r w:rsidRPr="00234DDF">
        <w:t xml:space="preserve">selecionados para o trabalho, </w:t>
      </w:r>
      <w:ins w:id="39" w:author="Author">
        <w:r w:rsidR="00653363">
          <w:t xml:space="preserve">seria possível correlaciona-los com </w:t>
        </w:r>
      </w:ins>
      <w:del w:id="40" w:author="Author">
        <w:r w:rsidRPr="00234DDF" w:rsidDel="00653363">
          <w:delText xml:space="preserve">eles poderiam ser correlacionados com </w:delText>
        </w:r>
      </w:del>
      <w:r w:rsidRPr="00234DDF">
        <w:t xml:space="preserve">outros </w:t>
      </w:r>
      <w:del w:id="41" w:author="Author">
        <w:r w:rsidRPr="00234DDF" w:rsidDel="00653363">
          <w:delText>parâmetros de entrada possíveis de serem apresentados a</w:delText>
        </w:r>
      </w:del>
      <w:ins w:id="42" w:author="Author">
        <w:r w:rsidR="00653363">
          <w:t xml:space="preserve">parâmetros que poderiam ser alimentados aos </w:t>
        </w:r>
      </w:ins>
      <w:del w:id="43" w:author="Author">
        <w:r w:rsidRPr="00234DDF" w:rsidDel="00653363">
          <w:delText xml:space="preserve">os </w:delText>
        </w:r>
      </w:del>
      <w:r w:rsidRPr="00234DDF">
        <w:t xml:space="preserve">modelos, </w:t>
      </w:r>
      <w:ins w:id="44" w:author="Author">
        <w:r w:rsidR="00653363">
          <w:t>como momento, volatilidade, preços de índices ou o valor do câmbio</w:t>
        </w:r>
      </w:ins>
      <w:del w:id="45" w:author="Author">
        <w:r w:rsidRPr="00234DDF" w:rsidDel="00653363">
          <w:delText>sobretudo o LSTM, dentre os quais estariam momento, volatilidade, preços de outras moedas e valores de índices</w:delText>
        </w:r>
      </w:del>
      <w:r w:rsidRPr="00234DDF">
        <w:t xml:space="preserve">. </w:t>
      </w:r>
      <w:ins w:id="46" w:author="Author">
        <w:r w:rsidR="00653363">
          <w:t>Ou ainda</w:t>
        </w:r>
      </w:ins>
      <w:del w:id="47" w:author="Author">
        <w:r w:rsidRPr="00234DDF" w:rsidDel="00653363">
          <w:delText>Ainda assim</w:delText>
        </w:r>
      </w:del>
      <w:r w:rsidRPr="00234DDF">
        <w:t xml:space="preserve">, os parâmetros do modelo LSTM poderiam ser </w:t>
      </w:r>
      <w:ins w:id="48" w:author="Author">
        <w:r w:rsidR="00653363">
          <w:t>re</w:t>
        </w:r>
      </w:ins>
      <w:r w:rsidRPr="00234DDF">
        <w:t xml:space="preserve">ajustados (aumento do número de </w:t>
      </w:r>
      <w:del w:id="49" w:author="Author">
        <w:r w:rsidRPr="00234DDF" w:rsidDel="00653363">
          <w:delText>épocas</w:delText>
        </w:r>
      </w:del>
      <w:ins w:id="50" w:author="Author">
        <w:r w:rsidR="00653363">
          <w:t>epochs</w:t>
        </w:r>
      </w:ins>
      <w:r w:rsidRPr="00234DDF">
        <w:t xml:space="preserve">) ou uma simulação </w:t>
      </w:r>
      <w:ins w:id="51" w:author="Author">
        <w:r w:rsidR="00653363">
          <w:t xml:space="preserve">com janela </w:t>
        </w:r>
      </w:ins>
      <w:r w:rsidRPr="00234DDF">
        <w:t>móvel poderia ser utilizada: em outras palavras, o modelo poderia ser treinado com os dados do mês de  janeiro, testado com fevereiro e utilizado para prever os dados de março. Na sequência, a janela de dados se moveria, os dados de fevereiro seriam utilizados para teste e o modelo preveria os preços para abril, e assim por sucessivamente.</w:t>
      </w:r>
    </w:p>
    <w:p w14:paraId="637A9143" w14:textId="77777777" w:rsidR="00653363" w:rsidRDefault="00C17BEA" w:rsidP="00F16E0E">
      <w:pPr>
        <w:pStyle w:val="Pargrafo"/>
        <w:rPr>
          <w:ins w:id="52" w:author="Author"/>
        </w:rPr>
      </w:pPr>
      <w:r w:rsidRPr="00234DDF">
        <w:t>Foi observado como aprendizado de máquina pode ser utilizado para predição de preços de ações e como o mercado financeiro brasileiro se comporta com relação ao dilema de randômico versus caótico. Como a maioria dos países emergentes, o comportamento é inconstante e mais dados poderiam ser levados em conta para estas flutuações</w:t>
      </w:r>
      <w:ins w:id="53" w:author="Author">
        <w:r w:rsidR="00653363">
          <w:t>[3]</w:t>
        </w:r>
      </w:ins>
      <w:r w:rsidRPr="00234DDF">
        <w:t xml:space="preserve">. Muitas instituições financeiras estão se aprimorando no uso de técnica baseadas em </w:t>
      </w:r>
      <w:del w:id="54" w:author="Author">
        <w:r w:rsidRPr="00234DDF" w:rsidDel="00653363">
          <w:delText>aprendizado de máquina</w:delText>
        </w:r>
      </w:del>
      <w:ins w:id="55" w:author="Author">
        <w:r w:rsidR="00653363">
          <w:t>machine learning</w:t>
        </w:r>
      </w:ins>
      <w:r w:rsidRPr="00234DDF">
        <w:t xml:space="preserve"> para lidar com a incrível quantidade de dados produzida atualmente. O desafio, agora, é encontrar os melhores algoritmos e organizar os dados para se adequar a cenários políticas e econômicos específicos.</w:t>
      </w:r>
    </w:p>
    <w:p w14:paraId="579AEF09" w14:textId="1B1B55D8" w:rsidR="00C17BEA" w:rsidRPr="00234DDF" w:rsidDel="00653363" w:rsidRDefault="00C17BEA" w:rsidP="00EE7B58">
      <w:pPr>
        <w:pStyle w:val="Pargrafo"/>
        <w:rPr>
          <w:del w:id="56" w:author="Author"/>
        </w:rPr>
      </w:pPr>
      <w:del w:id="57" w:author="Author">
        <w:r w:rsidRPr="00234DDF" w:rsidDel="00653363">
          <w:delText xml:space="preserve"> </w:delText>
        </w:r>
      </w:del>
      <w:r w:rsidRPr="00234DDF">
        <w:t>Os dados e o código</w:t>
      </w:r>
      <w:ins w:id="58" w:author="Author">
        <w:r w:rsidR="00653363">
          <w:t>s-</w:t>
        </w:r>
      </w:ins>
      <w:del w:id="59" w:author="Author">
        <w:r w:rsidRPr="00234DDF" w:rsidDel="00653363">
          <w:delText xml:space="preserve"> </w:delText>
        </w:r>
      </w:del>
      <w:ins w:id="60" w:author="Author">
        <w:r w:rsidR="00653363">
          <w:t xml:space="preserve">fonte </w:t>
        </w:r>
      </w:ins>
      <w:r w:rsidRPr="00234DDF">
        <w:t xml:space="preserve">utilizados e produzidos neste trabalho estão disponíveis em </w:t>
      </w:r>
      <w:ins w:id="61" w:author="Author">
        <w:r w:rsidR="00653363">
          <w:t>[26]</w:t>
        </w:r>
      </w:ins>
      <w:del w:id="62" w:author="Author">
        <w:r w:rsidR="005F4459" w:rsidRPr="005F4459" w:rsidDel="00653363">
          <w:delText>https://github.com/juliolrmonteiro/b3_summer_deeplearning</w:delText>
        </w:r>
      </w:del>
      <w:r w:rsidR="005F4459">
        <w:t>.</w:t>
      </w:r>
    </w:p>
    <w:p w14:paraId="177EC0A5" w14:textId="77777777" w:rsidR="00F16E0E" w:rsidRPr="00AC0642" w:rsidRDefault="00F16E0E" w:rsidP="00EE7B58">
      <w:pPr>
        <w:pStyle w:val="Pargrafo"/>
        <w:pPrChange w:id="63" w:author="Author">
          <w:pPr>
            <w:pStyle w:val="Pargrafo"/>
          </w:pPr>
        </w:pPrChange>
      </w:pPr>
    </w:p>
    <w:p w14:paraId="7C5EC0EC" w14:textId="61308DDE" w:rsidR="00FF60D2" w:rsidRPr="00AA7A08" w:rsidRDefault="0038559C" w:rsidP="00A856C6">
      <w:pPr>
        <w:pStyle w:val="ListParagraph"/>
        <w:numPr>
          <w:ilvl w:val="0"/>
          <w:numId w:val="29"/>
        </w:numPr>
        <w:spacing w:after="160" w:line="276" w:lineRule="auto"/>
        <w:contextualSpacing/>
        <w:rPr>
          <w:rFonts w:ascii="Times New Roman" w:hAnsi="Times New Roman"/>
          <w:b/>
          <w:sz w:val="20"/>
          <w:szCs w:val="20"/>
        </w:rPr>
      </w:pPr>
      <w:r w:rsidRPr="00AA7A08">
        <w:rPr>
          <w:rFonts w:ascii="Times New Roman" w:hAnsi="Times New Roman"/>
          <w:b/>
          <w:sz w:val="20"/>
          <w:szCs w:val="20"/>
        </w:rPr>
        <w:t>Referências</w:t>
      </w:r>
    </w:p>
    <w:p w14:paraId="7EE3F9B8" w14:textId="62F93CA4" w:rsidR="00E25D77" w:rsidRPr="00193AD3" w:rsidRDefault="00F4736C" w:rsidP="00E25D77">
      <w:pPr>
        <w:spacing w:after="120" w:line="276" w:lineRule="auto"/>
        <w:jc w:val="both"/>
        <w:rPr>
          <w:rFonts w:ascii="Times New Roman" w:hAnsi="Times New Roman"/>
          <w:sz w:val="20"/>
          <w:szCs w:val="20"/>
          <w:lang w:val="en-US"/>
        </w:rPr>
      </w:pPr>
      <w:r w:rsidRPr="00193AD3">
        <w:rPr>
          <w:rFonts w:ascii="Times New Roman" w:hAnsi="Times New Roman"/>
          <w:sz w:val="20"/>
          <w:szCs w:val="20"/>
          <w:lang w:val="en-US"/>
        </w:rPr>
        <w:lastRenderedPageBreak/>
        <w:t>[1]</w:t>
      </w:r>
      <w:r w:rsidR="006D2811" w:rsidRPr="00193AD3">
        <w:rPr>
          <w:rFonts w:ascii="Times New Roman" w:hAnsi="Times New Roman"/>
          <w:sz w:val="20"/>
          <w:szCs w:val="20"/>
          <w:lang w:val="en-US"/>
        </w:rPr>
        <w:t xml:space="preserve"> </w:t>
      </w:r>
      <w:r w:rsidR="00FD1BD2" w:rsidRPr="00193AD3">
        <w:rPr>
          <w:rFonts w:ascii="Times New Roman" w:hAnsi="Times New Roman"/>
          <w:sz w:val="20"/>
          <w:szCs w:val="20"/>
          <w:lang w:val="en-US"/>
        </w:rPr>
        <w:t xml:space="preserve"> </w:t>
      </w:r>
      <w:r w:rsidR="00FD1BD2" w:rsidRPr="00193AD3">
        <w:rPr>
          <w:rFonts w:ascii="Times New Roman" w:hAnsi="Times New Roman"/>
          <w:color w:val="222222"/>
          <w:sz w:val="20"/>
          <w:szCs w:val="20"/>
          <w:shd w:val="clear" w:color="auto" w:fill="FFFFFF"/>
          <w:lang w:val="en-US"/>
        </w:rPr>
        <w:t>LO, A</w:t>
      </w:r>
      <w:del w:id="64" w:author="Author">
        <w:r w:rsidR="00FD1BD2" w:rsidRPr="00193AD3" w:rsidDel="00653363">
          <w:rPr>
            <w:rFonts w:ascii="Times New Roman" w:hAnsi="Times New Roman"/>
            <w:color w:val="222222"/>
            <w:sz w:val="20"/>
            <w:szCs w:val="20"/>
            <w:shd w:val="clear" w:color="auto" w:fill="FFFFFF"/>
            <w:lang w:val="en-US"/>
          </w:rPr>
          <w:delText>ndrew W</w:delText>
        </w:r>
      </w:del>
      <w:ins w:id="65" w:author="Author">
        <w:r w:rsidR="00653363">
          <w:rPr>
            <w:rFonts w:ascii="Times New Roman" w:hAnsi="Times New Roman"/>
            <w:color w:val="222222"/>
            <w:sz w:val="20"/>
            <w:szCs w:val="20"/>
            <w:shd w:val="clear" w:color="auto" w:fill="FFFFFF"/>
            <w:lang w:val="en-US"/>
          </w:rPr>
          <w:t>. W.</w:t>
        </w:r>
      </w:ins>
      <w:r w:rsidR="00FD1BD2" w:rsidRPr="00193AD3">
        <w:rPr>
          <w:rFonts w:ascii="Times New Roman" w:hAnsi="Times New Roman"/>
          <w:color w:val="222222"/>
          <w:sz w:val="20"/>
          <w:szCs w:val="20"/>
          <w:shd w:val="clear" w:color="auto" w:fill="FFFFFF"/>
          <w:lang w:val="en-US"/>
        </w:rPr>
        <w:t>. Efficient markets hypothesis. 2007.</w:t>
      </w:r>
    </w:p>
    <w:p w14:paraId="3E06E353" w14:textId="2E729668" w:rsidR="00F4736C" w:rsidRPr="00193AD3" w:rsidRDefault="00F4736C" w:rsidP="00E25D77">
      <w:pPr>
        <w:spacing w:after="120" w:line="276" w:lineRule="auto"/>
        <w:jc w:val="both"/>
        <w:rPr>
          <w:rFonts w:ascii="Times New Roman" w:hAnsi="Times New Roman"/>
          <w:sz w:val="20"/>
          <w:szCs w:val="20"/>
          <w:lang w:val="en-US"/>
        </w:rPr>
      </w:pPr>
      <w:r w:rsidRPr="00193AD3">
        <w:rPr>
          <w:rFonts w:ascii="Times New Roman" w:hAnsi="Times New Roman"/>
          <w:sz w:val="20"/>
          <w:szCs w:val="20"/>
          <w:lang w:val="en-US"/>
        </w:rPr>
        <w:t>[2]</w:t>
      </w:r>
      <w:r w:rsidR="00FD1BD2" w:rsidRPr="00193AD3">
        <w:rPr>
          <w:rFonts w:ascii="Times New Roman" w:hAnsi="Times New Roman"/>
          <w:color w:val="222222"/>
          <w:sz w:val="20"/>
          <w:szCs w:val="20"/>
          <w:shd w:val="clear" w:color="auto" w:fill="FFFFFF"/>
          <w:lang w:val="en-US"/>
        </w:rPr>
        <w:t xml:space="preserve"> HSIEH, </w:t>
      </w:r>
      <w:del w:id="66" w:author="Author">
        <w:r w:rsidR="00FD1BD2" w:rsidRPr="00193AD3" w:rsidDel="00653363">
          <w:rPr>
            <w:rFonts w:ascii="Times New Roman" w:hAnsi="Times New Roman"/>
            <w:color w:val="222222"/>
            <w:sz w:val="20"/>
            <w:szCs w:val="20"/>
            <w:shd w:val="clear" w:color="auto" w:fill="FFFFFF"/>
            <w:lang w:val="en-US"/>
          </w:rPr>
          <w:delText xml:space="preserve">David </w:delText>
        </w:r>
      </w:del>
      <w:ins w:id="67" w:author="Author">
        <w:r w:rsidR="00653363" w:rsidRPr="00193AD3">
          <w:rPr>
            <w:rFonts w:ascii="Times New Roman" w:hAnsi="Times New Roman"/>
            <w:color w:val="222222"/>
            <w:sz w:val="20"/>
            <w:szCs w:val="20"/>
            <w:shd w:val="clear" w:color="auto" w:fill="FFFFFF"/>
            <w:lang w:val="en-US"/>
          </w:rPr>
          <w:t>D</w:t>
        </w:r>
        <w:r w:rsidR="00653363">
          <w:rPr>
            <w:rFonts w:ascii="Times New Roman" w:hAnsi="Times New Roman"/>
            <w:color w:val="222222"/>
            <w:sz w:val="20"/>
            <w:szCs w:val="20"/>
            <w:shd w:val="clear" w:color="auto" w:fill="FFFFFF"/>
            <w:lang w:val="en-US"/>
          </w:rPr>
          <w:t>.</w:t>
        </w:r>
        <w:r w:rsidR="00653363" w:rsidRPr="00193AD3">
          <w:rPr>
            <w:rFonts w:ascii="Times New Roman" w:hAnsi="Times New Roman"/>
            <w:color w:val="222222"/>
            <w:sz w:val="20"/>
            <w:szCs w:val="20"/>
            <w:shd w:val="clear" w:color="auto" w:fill="FFFFFF"/>
            <w:lang w:val="en-US"/>
          </w:rPr>
          <w:t xml:space="preserve"> </w:t>
        </w:r>
      </w:ins>
      <w:r w:rsidR="00FD1BD2" w:rsidRPr="00193AD3">
        <w:rPr>
          <w:rFonts w:ascii="Times New Roman" w:hAnsi="Times New Roman"/>
          <w:color w:val="222222"/>
          <w:sz w:val="20"/>
          <w:szCs w:val="20"/>
          <w:shd w:val="clear" w:color="auto" w:fill="FFFFFF"/>
          <w:lang w:val="en-US"/>
        </w:rPr>
        <w:t>A. Chaos and nonlinear dynamics: application to financial markets. </w:t>
      </w:r>
      <w:r w:rsidR="00FD1BD2" w:rsidRPr="00193AD3">
        <w:rPr>
          <w:rFonts w:ascii="Times New Roman" w:hAnsi="Times New Roman"/>
          <w:b/>
          <w:bCs/>
          <w:color w:val="222222"/>
          <w:sz w:val="20"/>
          <w:szCs w:val="20"/>
          <w:shd w:val="clear" w:color="auto" w:fill="FFFFFF"/>
          <w:lang w:val="en-US"/>
        </w:rPr>
        <w:t>The journal of finance</w:t>
      </w:r>
      <w:r w:rsidR="00FD1BD2" w:rsidRPr="00193AD3">
        <w:rPr>
          <w:rFonts w:ascii="Times New Roman" w:hAnsi="Times New Roman"/>
          <w:color w:val="222222"/>
          <w:sz w:val="20"/>
          <w:szCs w:val="20"/>
          <w:shd w:val="clear" w:color="auto" w:fill="FFFFFF"/>
          <w:lang w:val="en-US"/>
        </w:rPr>
        <w:t>, v. 46, n. 5, p. 1839-1877, 1991.</w:t>
      </w:r>
    </w:p>
    <w:p w14:paraId="67E49D9F" w14:textId="66010998" w:rsidR="00F4736C" w:rsidRPr="00193AD3" w:rsidRDefault="001E7122" w:rsidP="00E25D77">
      <w:pPr>
        <w:spacing w:after="120" w:line="276" w:lineRule="auto"/>
        <w:jc w:val="both"/>
        <w:rPr>
          <w:rFonts w:ascii="Times New Roman" w:hAnsi="Times New Roman"/>
          <w:sz w:val="20"/>
          <w:szCs w:val="20"/>
          <w:lang w:val="en-US"/>
        </w:rPr>
      </w:pPr>
      <w:r w:rsidRPr="00193AD3">
        <w:rPr>
          <w:rFonts w:ascii="Times New Roman" w:hAnsi="Times New Roman"/>
          <w:sz w:val="20"/>
          <w:szCs w:val="20"/>
          <w:lang w:val="en-US"/>
        </w:rPr>
        <w:t>[3]</w:t>
      </w:r>
      <w:r w:rsidR="00FD1BD2" w:rsidRPr="00193AD3">
        <w:rPr>
          <w:rFonts w:ascii="Times New Roman" w:hAnsi="Times New Roman"/>
          <w:color w:val="222222"/>
          <w:sz w:val="20"/>
          <w:szCs w:val="20"/>
          <w:shd w:val="clear" w:color="auto" w:fill="FFFFFF"/>
          <w:lang w:val="en-US"/>
        </w:rPr>
        <w:t xml:space="preserve"> ZEREN, </w:t>
      </w:r>
      <w:del w:id="68" w:author="Author">
        <w:r w:rsidR="00FD1BD2" w:rsidRPr="00193AD3" w:rsidDel="00653363">
          <w:rPr>
            <w:rFonts w:ascii="Times New Roman" w:hAnsi="Times New Roman"/>
            <w:color w:val="222222"/>
            <w:sz w:val="20"/>
            <w:szCs w:val="20"/>
            <w:shd w:val="clear" w:color="auto" w:fill="FFFFFF"/>
            <w:lang w:val="en-US"/>
          </w:rPr>
          <w:delText>Feyyaz</w:delText>
        </w:r>
      </w:del>
      <w:ins w:id="69" w:author="Author">
        <w:r w:rsidR="00653363" w:rsidRPr="00193AD3">
          <w:rPr>
            <w:rFonts w:ascii="Times New Roman" w:hAnsi="Times New Roman"/>
            <w:color w:val="222222"/>
            <w:sz w:val="20"/>
            <w:szCs w:val="20"/>
            <w:shd w:val="clear" w:color="auto" w:fill="FFFFFF"/>
            <w:lang w:val="en-US"/>
          </w:rPr>
          <w:t>F</w:t>
        </w:r>
        <w:r w:rsidR="00653363">
          <w:rPr>
            <w:rFonts w:ascii="Times New Roman" w:hAnsi="Times New Roman"/>
            <w:color w:val="222222"/>
            <w:sz w:val="20"/>
            <w:szCs w:val="20"/>
            <w:shd w:val="clear" w:color="auto" w:fill="FFFFFF"/>
            <w:lang w:val="en-US"/>
          </w:rPr>
          <w:t>.</w:t>
        </w:r>
      </w:ins>
      <w:r w:rsidR="00FD1BD2" w:rsidRPr="00193AD3">
        <w:rPr>
          <w:rFonts w:ascii="Times New Roman" w:hAnsi="Times New Roman"/>
          <w:color w:val="222222"/>
          <w:sz w:val="20"/>
          <w:szCs w:val="20"/>
          <w:shd w:val="clear" w:color="auto" w:fill="FFFFFF"/>
          <w:lang w:val="en-US"/>
        </w:rPr>
        <w:t>; KONUK, F</w:t>
      </w:r>
      <w:del w:id="70" w:author="Author">
        <w:r w:rsidR="00FD1BD2" w:rsidRPr="00193AD3" w:rsidDel="00653363">
          <w:rPr>
            <w:rFonts w:ascii="Times New Roman" w:hAnsi="Times New Roman"/>
            <w:color w:val="222222"/>
            <w:sz w:val="20"/>
            <w:szCs w:val="20"/>
            <w:shd w:val="clear" w:color="auto" w:fill="FFFFFF"/>
            <w:lang w:val="en-US"/>
          </w:rPr>
          <w:delText>iliz</w:delText>
        </w:r>
      </w:del>
      <w:r w:rsidR="00FD1BD2" w:rsidRPr="00193AD3">
        <w:rPr>
          <w:rFonts w:ascii="Times New Roman" w:hAnsi="Times New Roman"/>
          <w:color w:val="222222"/>
          <w:sz w:val="20"/>
          <w:szCs w:val="20"/>
          <w:shd w:val="clear" w:color="auto" w:fill="FFFFFF"/>
          <w:lang w:val="en-US"/>
        </w:rPr>
        <w:t>. Testing the random walk hypothesis for emerging markets: evidence from linear and non-linear unit root tests. </w:t>
      </w:r>
      <w:r w:rsidR="00FD1BD2" w:rsidRPr="00193AD3">
        <w:rPr>
          <w:rFonts w:ascii="Times New Roman" w:hAnsi="Times New Roman"/>
          <w:b/>
          <w:bCs/>
          <w:color w:val="222222"/>
          <w:sz w:val="20"/>
          <w:szCs w:val="20"/>
          <w:shd w:val="clear" w:color="auto" w:fill="FFFFFF"/>
          <w:lang w:val="en-US"/>
        </w:rPr>
        <w:t>Romanian Economic and Business Review</w:t>
      </w:r>
      <w:r w:rsidR="00FD1BD2" w:rsidRPr="00193AD3">
        <w:rPr>
          <w:rFonts w:ascii="Times New Roman" w:hAnsi="Times New Roman"/>
          <w:color w:val="222222"/>
          <w:sz w:val="20"/>
          <w:szCs w:val="20"/>
          <w:shd w:val="clear" w:color="auto" w:fill="FFFFFF"/>
          <w:lang w:val="en-US"/>
        </w:rPr>
        <w:t>, v. 8, n. 4, p. 61, 2013.</w:t>
      </w:r>
    </w:p>
    <w:p w14:paraId="5FE7720A" w14:textId="50D9FDE2" w:rsidR="00E45957" w:rsidRPr="00193AD3" w:rsidRDefault="00E45957" w:rsidP="00E25D77">
      <w:pPr>
        <w:spacing w:after="120" w:line="276" w:lineRule="auto"/>
        <w:jc w:val="both"/>
        <w:rPr>
          <w:rFonts w:ascii="Times New Roman" w:hAnsi="Times New Roman"/>
          <w:sz w:val="20"/>
          <w:szCs w:val="20"/>
          <w:lang w:val="en-US"/>
        </w:rPr>
      </w:pPr>
      <w:r w:rsidRPr="00193AD3">
        <w:rPr>
          <w:rFonts w:ascii="Times New Roman" w:hAnsi="Times New Roman"/>
          <w:sz w:val="20"/>
          <w:szCs w:val="20"/>
          <w:lang w:val="en-US"/>
        </w:rPr>
        <w:t>[4]</w:t>
      </w:r>
      <w:r w:rsidR="006A06C8" w:rsidRPr="00193AD3">
        <w:rPr>
          <w:rFonts w:ascii="Times New Roman" w:hAnsi="Times New Roman"/>
          <w:sz w:val="20"/>
          <w:szCs w:val="20"/>
          <w:lang w:val="en-US"/>
        </w:rPr>
        <w:t xml:space="preserve"> </w:t>
      </w:r>
      <w:r w:rsidR="006A06C8" w:rsidRPr="00193AD3">
        <w:rPr>
          <w:rFonts w:ascii="Times New Roman" w:hAnsi="Times New Roman"/>
          <w:color w:val="222222"/>
          <w:sz w:val="20"/>
          <w:szCs w:val="20"/>
          <w:shd w:val="clear" w:color="auto" w:fill="FFFFFF"/>
          <w:lang w:val="en-US"/>
        </w:rPr>
        <w:t>LORENZ, E</w:t>
      </w:r>
      <w:del w:id="71" w:author="Author">
        <w:r w:rsidR="006A06C8" w:rsidRPr="00193AD3" w:rsidDel="00653363">
          <w:rPr>
            <w:rFonts w:ascii="Times New Roman" w:hAnsi="Times New Roman"/>
            <w:color w:val="222222"/>
            <w:sz w:val="20"/>
            <w:szCs w:val="20"/>
            <w:shd w:val="clear" w:color="auto" w:fill="FFFFFF"/>
            <w:lang w:val="en-US"/>
          </w:rPr>
          <w:delText>dward</w:delText>
        </w:r>
      </w:del>
      <w:r w:rsidR="006A06C8" w:rsidRPr="00193AD3">
        <w:rPr>
          <w:rFonts w:ascii="Times New Roman" w:hAnsi="Times New Roman"/>
          <w:color w:val="222222"/>
          <w:sz w:val="20"/>
          <w:szCs w:val="20"/>
          <w:shd w:val="clear" w:color="auto" w:fill="FFFFFF"/>
          <w:lang w:val="en-US"/>
        </w:rPr>
        <w:t>. The butterfly effect. </w:t>
      </w:r>
      <w:r w:rsidR="006A06C8" w:rsidRPr="00193AD3">
        <w:rPr>
          <w:rFonts w:ascii="Times New Roman" w:hAnsi="Times New Roman"/>
          <w:b/>
          <w:bCs/>
          <w:color w:val="222222"/>
          <w:sz w:val="20"/>
          <w:szCs w:val="20"/>
          <w:shd w:val="clear" w:color="auto" w:fill="FFFFFF"/>
          <w:lang w:val="en-US"/>
        </w:rPr>
        <w:t>WORLD SCIENTIFIC SERIES ON NONLINEAR SCIENCE SERIES A</w:t>
      </w:r>
      <w:r w:rsidR="006A06C8" w:rsidRPr="00193AD3">
        <w:rPr>
          <w:rFonts w:ascii="Times New Roman" w:hAnsi="Times New Roman"/>
          <w:color w:val="222222"/>
          <w:sz w:val="20"/>
          <w:szCs w:val="20"/>
          <w:shd w:val="clear" w:color="auto" w:fill="FFFFFF"/>
          <w:lang w:val="en-US"/>
        </w:rPr>
        <w:t>, v. 39, p. 91-94, 2000.</w:t>
      </w:r>
    </w:p>
    <w:p w14:paraId="72F012BA" w14:textId="55EDB5FF" w:rsidR="001E7122" w:rsidRPr="00CA4DC3" w:rsidRDefault="00E45957"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lang w:val="en-US"/>
        </w:rPr>
        <w:t>[5]</w:t>
      </w:r>
      <w:r w:rsidR="006A06C8" w:rsidRPr="00193AD3">
        <w:rPr>
          <w:rFonts w:ascii="Times New Roman" w:hAnsi="Times New Roman"/>
          <w:sz w:val="20"/>
          <w:szCs w:val="20"/>
          <w:lang w:val="en-US"/>
        </w:rPr>
        <w:t xml:space="preserve"> </w:t>
      </w:r>
      <w:r w:rsidR="006A06C8" w:rsidRPr="00193AD3">
        <w:rPr>
          <w:rFonts w:ascii="Times New Roman" w:hAnsi="Times New Roman"/>
          <w:color w:val="222222"/>
          <w:sz w:val="20"/>
          <w:szCs w:val="20"/>
          <w:shd w:val="clear" w:color="auto" w:fill="FFFFFF"/>
          <w:lang w:val="en-US"/>
        </w:rPr>
        <w:t>LAWRENCE, R</w:t>
      </w:r>
      <w:del w:id="72" w:author="Author">
        <w:r w:rsidR="006A06C8" w:rsidRPr="00193AD3" w:rsidDel="00653363">
          <w:rPr>
            <w:rFonts w:ascii="Times New Roman" w:hAnsi="Times New Roman"/>
            <w:color w:val="222222"/>
            <w:sz w:val="20"/>
            <w:szCs w:val="20"/>
            <w:shd w:val="clear" w:color="auto" w:fill="FFFFFF"/>
            <w:lang w:val="en-US"/>
          </w:rPr>
          <w:delText>amon</w:delText>
        </w:r>
      </w:del>
      <w:r w:rsidR="006A06C8" w:rsidRPr="00193AD3">
        <w:rPr>
          <w:rFonts w:ascii="Times New Roman" w:hAnsi="Times New Roman"/>
          <w:color w:val="222222"/>
          <w:sz w:val="20"/>
          <w:szCs w:val="20"/>
          <w:shd w:val="clear" w:color="auto" w:fill="FFFFFF"/>
          <w:lang w:val="en-US"/>
        </w:rPr>
        <w:t>. Using neural networks to forecast stock market prices. </w:t>
      </w:r>
      <w:r w:rsidR="006A06C8" w:rsidRPr="00CA4DC3">
        <w:rPr>
          <w:rFonts w:ascii="Times New Roman" w:hAnsi="Times New Roman"/>
          <w:b/>
          <w:bCs/>
          <w:color w:val="222222"/>
          <w:sz w:val="20"/>
          <w:szCs w:val="20"/>
          <w:shd w:val="clear" w:color="auto" w:fill="FFFFFF"/>
          <w:lang w:val="en-US"/>
        </w:rPr>
        <w:t>University of Manitoba</w:t>
      </w:r>
      <w:r w:rsidR="006A06C8" w:rsidRPr="00CA4DC3">
        <w:rPr>
          <w:rFonts w:ascii="Times New Roman" w:hAnsi="Times New Roman"/>
          <w:color w:val="222222"/>
          <w:sz w:val="20"/>
          <w:szCs w:val="20"/>
          <w:shd w:val="clear" w:color="auto" w:fill="FFFFFF"/>
          <w:lang w:val="en-US"/>
        </w:rPr>
        <w:t xml:space="preserve">, </w:t>
      </w:r>
      <w:r w:rsidR="006A06C8" w:rsidRPr="00CA4DC3">
        <w:rPr>
          <w:rFonts w:ascii="Times New Roman" w:hAnsi="Times New Roman"/>
          <w:sz w:val="20"/>
          <w:szCs w:val="20"/>
          <w:shd w:val="clear" w:color="auto" w:fill="FFFFFF"/>
          <w:lang w:val="en-US"/>
        </w:rPr>
        <w:t>1997.</w:t>
      </w:r>
    </w:p>
    <w:p w14:paraId="4F29D0E4" w14:textId="1B6BCAE2" w:rsidR="005D2E45" w:rsidRPr="00193AD3" w:rsidRDefault="006A06C8"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[6] </w:t>
      </w:r>
      <w:r w:rsidR="005D2E45" w:rsidRPr="00193AD3">
        <w:rPr>
          <w:rFonts w:ascii="Times New Roman" w:hAnsi="Times New Roman"/>
          <w:sz w:val="20"/>
          <w:szCs w:val="20"/>
          <w:shd w:val="clear" w:color="auto" w:fill="FFFFFF"/>
          <w:lang w:val="en-US"/>
        </w:rPr>
        <w:t>BROWNLEE, J</w:t>
      </w:r>
      <w:del w:id="73" w:author="Author">
        <w:r w:rsidR="005D2E45" w:rsidRPr="00193AD3" w:rsidDel="00653363">
          <w:rPr>
            <w:rFonts w:ascii="Times New Roman" w:hAnsi="Times New Roman"/>
            <w:sz w:val="20"/>
            <w:szCs w:val="20"/>
            <w:shd w:val="clear" w:color="auto" w:fill="FFFFFF"/>
            <w:lang w:val="en-US"/>
          </w:rPr>
          <w:delText>ASON</w:delText>
        </w:r>
      </w:del>
      <w:r w:rsidR="005D2E45" w:rsidRPr="00193AD3">
        <w:rPr>
          <w:rFonts w:ascii="Times New Roman" w:hAnsi="Times New Roman"/>
          <w:sz w:val="20"/>
          <w:szCs w:val="20"/>
          <w:shd w:val="clear" w:color="auto" w:fill="FFFFFF"/>
          <w:lang w:val="en-US"/>
        </w:rPr>
        <w:t xml:space="preserve">. Basic Concepts in Machine Learning - Machine Learning Mastery. Machine Learning Mastery. </w:t>
      </w:r>
      <w:r w:rsidR="00AA7A08">
        <w:rPr>
          <w:rFonts w:ascii="Times New Roman" w:hAnsi="Times New Roman"/>
          <w:sz w:val="20"/>
          <w:szCs w:val="20"/>
          <w:shd w:val="clear" w:color="auto" w:fill="FFFFFF"/>
          <w:lang w:val="en-US"/>
        </w:rPr>
        <w:t>Disponível em:</w:t>
      </w:r>
      <w:r w:rsidR="005D2E45" w:rsidRPr="00193AD3">
        <w:rPr>
          <w:rFonts w:ascii="Times New Roman" w:hAnsi="Times New Roman"/>
          <w:sz w:val="20"/>
          <w:szCs w:val="20"/>
          <w:shd w:val="clear" w:color="auto" w:fill="FFFFFF"/>
          <w:lang w:val="en-US"/>
        </w:rPr>
        <w:t xml:space="preserve"> &lt;http://machinelearningmastery.com/basic-concepts-in-machine-learning/&gt;. </w:t>
      </w:r>
      <w:r w:rsidR="00AA7A08" w:rsidRPr="00AC0642">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r w:rsidR="005D2E45" w:rsidRPr="00193AD3">
        <w:rPr>
          <w:rFonts w:ascii="Times New Roman" w:hAnsi="Times New Roman"/>
          <w:sz w:val="20"/>
          <w:szCs w:val="20"/>
          <w:shd w:val="clear" w:color="auto" w:fill="FFFFFF"/>
          <w:lang w:val="en-US"/>
        </w:rPr>
        <w:t xml:space="preserve"> </w:t>
      </w:r>
    </w:p>
    <w:p w14:paraId="406FD10F" w14:textId="11531260" w:rsidR="00335FB3" w:rsidRPr="00CA4DC3" w:rsidRDefault="00335FB3"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[7] MADGE, S</w:t>
      </w:r>
      <w:del w:id="74" w:author="Author">
        <w:r w:rsidRPr="00193AD3" w:rsidDel="00653363">
          <w:rPr>
            <w:rFonts w:ascii="Times New Roman" w:hAnsi="Times New Roman"/>
            <w:sz w:val="20"/>
            <w:szCs w:val="20"/>
            <w:shd w:val="clear" w:color="auto" w:fill="FFFFFF"/>
            <w:lang w:val="en-US"/>
          </w:rPr>
          <w:delText>aahil</w:delText>
        </w:r>
      </w:del>
      <w:r w:rsidRPr="00193AD3">
        <w:rPr>
          <w:rFonts w:ascii="Times New Roman" w:hAnsi="Times New Roman"/>
          <w:sz w:val="20"/>
          <w:szCs w:val="20"/>
          <w:shd w:val="clear" w:color="auto" w:fill="FFFFFF"/>
          <w:lang w:val="en-US"/>
        </w:rPr>
        <w:t>. Predicting Stock Price Direction using Support Vector Machines. </w:t>
      </w:r>
      <w:r w:rsidRPr="00CA4DC3">
        <w:rPr>
          <w:rFonts w:ascii="Times New Roman" w:hAnsi="Times New Roman"/>
          <w:b/>
          <w:bCs/>
          <w:sz w:val="20"/>
          <w:szCs w:val="20"/>
          <w:shd w:val="clear" w:color="auto" w:fill="FFFFFF"/>
          <w:lang w:val="en-US"/>
        </w:rPr>
        <w:t>Independent Work Report Spring</w:t>
      </w:r>
      <w:r w:rsidRPr="00CA4DC3">
        <w:rPr>
          <w:rFonts w:ascii="Times New Roman" w:hAnsi="Times New Roman"/>
          <w:sz w:val="20"/>
          <w:szCs w:val="20"/>
          <w:shd w:val="clear" w:color="auto" w:fill="FFFFFF"/>
          <w:lang w:val="en-US"/>
        </w:rPr>
        <w:t>, 2015.</w:t>
      </w:r>
    </w:p>
    <w:p w14:paraId="155A9DB2" w14:textId="5C1C9172" w:rsidR="00335FB3" w:rsidRPr="00CA4DC3" w:rsidRDefault="00335FB3"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[8] PAI, P</w:t>
      </w:r>
      <w:del w:id="75" w:author="Author">
        <w:r w:rsidRPr="00193AD3" w:rsidDel="00653363">
          <w:rPr>
            <w:rFonts w:ascii="Times New Roman" w:hAnsi="Times New Roman"/>
            <w:sz w:val="20"/>
            <w:szCs w:val="20"/>
            <w:shd w:val="clear" w:color="auto" w:fill="FFFFFF"/>
            <w:lang w:val="en-US"/>
          </w:rPr>
          <w:delText>ing</w:delText>
        </w:r>
      </w:del>
      <w:r w:rsidRPr="00193AD3">
        <w:rPr>
          <w:rFonts w:ascii="Times New Roman" w:hAnsi="Times New Roman"/>
          <w:sz w:val="20"/>
          <w:szCs w:val="20"/>
          <w:shd w:val="clear" w:color="auto" w:fill="FFFFFF"/>
          <w:lang w:val="en-US"/>
        </w:rPr>
        <w:t>-F</w:t>
      </w:r>
      <w:del w:id="76" w:author="Author">
        <w:r w:rsidRPr="00193AD3" w:rsidDel="00653363">
          <w:rPr>
            <w:rFonts w:ascii="Times New Roman" w:hAnsi="Times New Roman"/>
            <w:sz w:val="20"/>
            <w:szCs w:val="20"/>
            <w:shd w:val="clear" w:color="auto" w:fill="FFFFFF"/>
            <w:lang w:val="en-US"/>
          </w:rPr>
          <w:delText>eng</w:delText>
        </w:r>
      </w:del>
      <w:r w:rsidRPr="00193AD3">
        <w:rPr>
          <w:rFonts w:ascii="Times New Roman" w:hAnsi="Times New Roman"/>
          <w:sz w:val="20"/>
          <w:szCs w:val="20"/>
          <w:shd w:val="clear" w:color="auto" w:fill="FFFFFF"/>
          <w:lang w:val="en-US"/>
        </w:rPr>
        <w:t>; LIN, C</w:t>
      </w:r>
      <w:del w:id="77" w:author="Author">
        <w:r w:rsidRPr="00193AD3" w:rsidDel="00653363">
          <w:rPr>
            <w:rFonts w:ascii="Times New Roman" w:hAnsi="Times New Roman"/>
            <w:sz w:val="20"/>
            <w:szCs w:val="20"/>
            <w:shd w:val="clear" w:color="auto" w:fill="FFFFFF"/>
            <w:lang w:val="en-US"/>
          </w:rPr>
          <w:delText>hih</w:delText>
        </w:r>
      </w:del>
      <w:r w:rsidRPr="00193AD3">
        <w:rPr>
          <w:rFonts w:ascii="Times New Roman" w:hAnsi="Times New Roman"/>
          <w:sz w:val="20"/>
          <w:szCs w:val="20"/>
          <w:shd w:val="clear" w:color="auto" w:fill="FFFFFF"/>
          <w:lang w:val="en-US"/>
        </w:rPr>
        <w:t>-S</w:t>
      </w:r>
      <w:del w:id="78" w:author="Author">
        <w:r w:rsidRPr="00193AD3" w:rsidDel="00653363">
          <w:rPr>
            <w:rFonts w:ascii="Times New Roman" w:hAnsi="Times New Roman"/>
            <w:sz w:val="20"/>
            <w:szCs w:val="20"/>
            <w:shd w:val="clear" w:color="auto" w:fill="FFFFFF"/>
            <w:lang w:val="en-US"/>
          </w:rPr>
          <w:delText>heng</w:delText>
        </w:r>
      </w:del>
      <w:r w:rsidRPr="00193AD3">
        <w:rPr>
          <w:rFonts w:ascii="Times New Roman" w:hAnsi="Times New Roman"/>
          <w:sz w:val="20"/>
          <w:szCs w:val="20"/>
          <w:shd w:val="clear" w:color="auto" w:fill="FFFFFF"/>
          <w:lang w:val="en-US"/>
        </w:rPr>
        <w:t>. A hybrid ARIMA and support vector machines model in stock price forecasting. </w:t>
      </w:r>
      <w:r w:rsidRPr="00CA4DC3">
        <w:rPr>
          <w:rFonts w:ascii="Times New Roman" w:hAnsi="Times New Roman"/>
          <w:b/>
          <w:bCs/>
          <w:sz w:val="20"/>
          <w:szCs w:val="20"/>
          <w:shd w:val="clear" w:color="auto" w:fill="FFFFFF"/>
          <w:lang w:val="en-US"/>
        </w:rPr>
        <w:t>Omega</w:t>
      </w:r>
      <w:r w:rsidRPr="00CA4DC3">
        <w:rPr>
          <w:rFonts w:ascii="Times New Roman" w:hAnsi="Times New Roman"/>
          <w:sz w:val="20"/>
          <w:szCs w:val="20"/>
          <w:shd w:val="clear" w:color="auto" w:fill="FFFFFF"/>
          <w:lang w:val="en-US"/>
        </w:rPr>
        <w:t>, v. 33, n. 6, p. 497-505, 2005.</w:t>
      </w:r>
    </w:p>
    <w:p w14:paraId="338FB99F" w14:textId="4F04B1E8" w:rsidR="00335FB3" w:rsidRPr="00193AD3" w:rsidRDefault="00335FB3"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[9] </w:t>
      </w:r>
      <w:r w:rsidR="005D2E45" w:rsidRPr="00193AD3">
        <w:rPr>
          <w:rFonts w:ascii="Times New Roman" w:hAnsi="Times New Roman"/>
          <w:sz w:val="20"/>
          <w:szCs w:val="20"/>
          <w:shd w:val="clear" w:color="auto" w:fill="FFFFFF"/>
          <w:lang w:val="en-US"/>
        </w:rPr>
        <w:t>ALVES, L</w:t>
      </w:r>
      <w:del w:id="79" w:author="Author">
        <w:r w:rsidR="005D2E45" w:rsidRPr="00193AD3" w:rsidDel="00653363">
          <w:rPr>
            <w:rFonts w:ascii="Times New Roman" w:hAnsi="Times New Roman"/>
            <w:sz w:val="20"/>
            <w:szCs w:val="20"/>
            <w:shd w:val="clear" w:color="auto" w:fill="FFFFFF"/>
            <w:lang w:val="en-US"/>
          </w:rPr>
          <w:delText>ISE</w:delText>
        </w:r>
      </w:del>
      <w:r w:rsidR="005D2E45" w:rsidRPr="00193AD3">
        <w:rPr>
          <w:rFonts w:ascii="Times New Roman" w:hAnsi="Times New Roman"/>
          <w:sz w:val="20"/>
          <w:szCs w:val="20"/>
          <w:shd w:val="clear" w:color="auto" w:fill="FFFFFF"/>
          <w:lang w:val="en-US"/>
        </w:rPr>
        <w:t xml:space="preserve">. Merger in Brazil Creates 5th Largest Stock Market in the World | The Rio Times | Brazil News. </w:t>
      </w:r>
      <w:r w:rsidR="005D2E45" w:rsidRPr="00AC0642">
        <w:rPr>
          <w:rFonts w:ascii="Times New Roman" w:hAnsi="Times New Roman"/>
          <w:sz w:val="20"/>
          <w:szCs w:val="20"/>
          <w:shd w:val="clear" w:color="auto" w:fill="FFFFFF"/>
        </w:rPr>
        <w:t xml:space="preserve">The Rio Times. </w:t>
      </w:r>
      <w:r w:rsidR="00AA7A08" w:rsidRPr="00AC0642">
        <w:rPr>
          <w:rFonts w:ascii="Times New Roman" w:hAnsi="Times New Roman"/>
          <w:sz w:val="20"/>
          <w:szCs w:val="20"/>
          <w:shd w:val="clear" w:color="auto" w:fill="FFFFFF"/>
        </w:rPr>
        <w:t>Disponível em</w:t>
      </w:r>
      <w:r w:rsidR="005D2E45" w:rsidRPr="00AC0642">
        <w:rPr>
          <w:rFonts w:ascii="Times New Roman" w:hAnsi="Times New Roman"/>
          <w:sz w:val="20"/>
          <w:szCs w:val="20"/>
          <w:shd w:val="clear" w:color="auto" w:fill="FFFFFF"/>
        </w:rPr>
        <w:t xml:space="preserve">: &lt;http://riotimesonline.com/brazil-news/rio-business/merger-in-brazil-creates-5th-largest-stock-market-in-the-world/&gt;.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52A2AEEB" w14:textId="7741B7E3" w:rsidR="00335FB3" w:rsidRPr="00AC0642" w:rsidRDefault="00335FB3"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[10]</w:t>
      </w:r>
      <w:r w:rsidR="005D2E45" w:rsidRPr="00193AD3">
        <w:rPr>
          <w:rFonts w:ascii="Times New Roman" w:hAnsi="Times New Roman"/>
          <w:sz w:val="20"/>
          <w:szCs w:val="20"/>
          <w:shd w:val="clear" w:color="auto" w:fill="FFFFFF"/>
          <w:lang w:val="en-US"/>
        </w:rPr>
        <w:t xml:space="preserve"> </w:t>
      </w:r>
      <w:del w:id="80" w:author="Author">
        <w:r w:rsidR="005D2E45" w:rsidRPr="00193AD3" w:rsidDel="00653363">
          <w:rPr>
            <w:rFonts w:ascii="Times New Roman" w:hAnsi="Times New Roman"/>
            <w:sz w:val="20"/>
            <w:szCs w:val="20"/>
            <w:shd w:val="clear" w:color="auto" w:fill="FFFFFF"/>
            <w:lang w:val="en-US"/>
          </w:rPr>
          <w:delText>Boschetti</w:delText>
        </w:r>
      </w:del>
      <w:ins w:id="81" w:author="Author">
        <w:r w:rsidR="00653363" w:rsidRPr="00193AD3">
          <w:rPr>
            <w:rFonts w:ascii="Times New Roman" w:hAnsi="Times New Roman"/>
            <w:sz w:val="20"/>
            <w:szCs w:val="20"/>
            <w:shd w:val="clear" w:color="auto" w:fill="FFFFFF"/>
            <w:lang w:val="en-US"/>
          </w:rPr>
          <w:t>B</w:t>
        </w:r>
        <w:r w:rsidR="00653363">
          <w:rPr>
            <w:rFonts w:ascii="Times New Roman" w:hAnsi="Times New Roman"/>
            <w:sz w:val="20"/>
            <w:szCs w:val="20"/>
            <w:shd w:val="clear" w:color="auto" w:fill="FFFFFF"/>
            <w:lang w:val="en-US"/>
          </w:rPr>
          <w:t>OSCHETTI</w:t>
        </w:r>
      </w:ins>
      <w:r w:rsidR="005D2E45" w:rsidRPr="00193AD3">
        <w:rPr>
          <w:rFonts w:ascii="Times New Roman" w:hAnsi="Times New Roman"/>
          <w:sz w:val="20"/>
          <w:szCs w:val="20"/>
          <w:shd w:val="clear" w:color="auto" w:fill="FFFFFF"/>
          <w:lang w:val="en-US"/>
        </w:rPr>
        <w:t>, A</w:t>
      </w:r>
      <w:ins w:id="82" w:author="Author">
        <w:r w:rsidR="00653363">
          <w:rPr>
            <w:rFonts w:ascii="Times New Roman" w:hAnsi="Times New Roman"/>
            <w:sz w:val="20"/>
            <w:szCs w:val="20"/>
            <w:shd w:val="clear" w:color="auto" w:fill="FFFFFF"/>
            <w:lang w:val="en-US"/>
          </w:rPr>
          <w:t>.</w:t>
        </w:r>
      </w:ins>
      <w:del w:id="83" w:author="Author">
        <w:r w:rsidR="005D2E45" w:rsidRPr="00193AD3" w:rsidDel="00653363">
          <w:rPr>
            <w:rFonts w:ascii="Times New Roman" w:hAnsi="Times New Roman"/>
            <w:sz w:val="20"/>
            <w:szCs w:val="20"/>
            <w:shd w:val="clear" w:color="auto" w:fill="FFFFFF"/>
            <w:lang w:val="en-US"/>
          </w:rPr>
          <w:delText>lberto</w:delText>
        </w:r>
      </w:del>
      <w:ins w:id="84" w:author="Author">
        <w:r w:rsidR="00653363">
          <w:rPr>
            <w:rFonts w:ascii="Times New Roman" w:hAnsi="Times New Roman"/>
            <w:sz w:val="20"/>
            <w:szCs w:val="20"/>
            <w:shd w:val="clear" w:color="auto" w:fill="FFFFFF"/>
            <w:lang w:val="en-US"/>
          </w:rPr>
          <w:t>;</w:t>
        </w:r>
      </w:ins>
      <w:del w:id="85" w:author="Author">
        <w:r w:rsidR="005D2E45" w:rsidRPr="00193AD3" w:rsidDel="00653363">
          <w:rPr>
            <w:rFonts w:ascii="Times New Roman" w:hAnsi="Times New Roman"/>
            <w:sz w:val="20"/>
            <w:szCs w:val="20"/>
            <w:shd w:val="clear" w:color="auto" w:fill="FFFFFF"/>
            <w:lang w:val="en-US"/>
          </w:rPr>
          <w:delText>,</w:delText>
        </w:r>
      </w:del>
      <w:r w:rsidR="005D2E45" w:rsidRPr="00193AD3">
        <w:rPr>
          <w:rFonts w:ascii="Times New Roman" w:hAnsi="Times New Roman"/>
          <w:sz w:val="20"/>
          <w:szCs w:val="20"/>
          <w:shd w:val="clear" w:color="auto" w:fill="FFFFFF"/>
          <w:lang w:val="en-US"/>
        </w:rPr>
        <w:t xml:space="preserve"> </w:t>
      </w:r>
      <w:del w:id="86" w:author="Author">
        <w:r w:rsidR="005D2E45" w:rsidRPr="00193AD3" w:rsidDel="00653363">
          <w:rPr>
            <w:rFonts w:ascii="Times New Roman" w:hAnsi="Times New Roman"/>
            <w:sz w:val="20"/>
            <w:szCs w:val="20"/>
            <w:shd w:val="clear" w:color="auto" w:fill="FFFFFF"/>
            <w:lang w:val="en-US"/>
          </w:rPr>
          <w:delText xml:space="preserve">and Luca </w:delText>
        </w:r>
      </w:del>
      <w:r w:rsidR="005D2E45" w:rsidRPr="00193AD3">
        <w:rPr>
          <w:rFonts w:ascii="Times New Roman" w:hAnsi="Times New Roman"/>
          <w:sz w:val="20"/>
          <w:szCs w:val="20"/>
          <w:shd w:val="clear" w:color="auto" w:fill="FFFFFF"/>
          <w:lang w:val="en-US"/>
        </w:rPr>
        <w:t>M</w:t>
      </w:r>
      <w:del w:id="87" w:author="Author">
        <w:r w:rsidR="005D2E45" w:rsidRPr="00193AD3" w:rsidDel="00653363">
          <w:rPr>
            <w:rFonts w:ascii="Times New Roman" w:hAnsi="Times New Roman"/>
            <w:sz w:val="20"/>
            <w:szCs w:val="20"/>
            <w:shd w:val="clear" w:color="auto" w:fill="FFFFFF"/>
            <w:lang w:val="en-US"/>
          </w:rPr>
          <w:delText>assaron</w:delText>
        </w:r>
      </w:del>
      <w:ins w:id="88" w:author="Author">
        <w:r w:rsidR="00653363">
          <w:rPr>
            <w:rFonts w:ascii="Times New Roman" w:hAnsi="Times New Roman"/>
            <w:sz w:val="20"/>
            <w:szCs w:val="20"/>
            <w:shd w:val="clear" w:color="auto" w:fill="FFFFFF"/>
            <w:lang w:val="en-US"/>
          </w:rPr>
          <w:t>ASSARON, L.</w:t>
        </w:r>
      </w:ins>
      <w:r w:rsidR="005D2E45" w:rsidRPr="00193AD3">
        <w:rPr>
          <w:rFonts w:ascii="Times New Roman" w:hAnsi="Times New Roman"/>
          <w:sz w:val="20"/>
          <w:szCs w:val="20"/>
          <w:shd w:val="clear" w:color="auto" w:fill="FFFFFF"/>
          <w:lang w:val="en-US"/>
        </w:rPr>
        <w:t>. </w:t>
      </w:r>
      <w:r w:rsidR="005D2E45" w:rsidRPr="00193AD3">
        <w:rPr>
          <w:rFonts w:ascii="Times New Roman" w:hAnsi="Times New Roman"/>
          <w:i/>
          <w:iCs/>
          <w:sz w:val="20"/>
          <w:szCs w:val="20"/>
          <w:shd w:val="clear" w:color="auto" w:fill="FFFFFF"/>
          <w:lang w:val="en-US"/>
        </w:rPr>
        <w:t>Python data science essentials</w:t>
      </w:r>
      <w:r w:rsidR="005D2E45" w:rsidRPr="00193AD3">
        <w:rPr>
          <w:rFonts w:ascii="Times New Roman" w:hAnsi="Times New Roman"/>
          <w:sz w:val="20"/>
          <w:szCs w:val="20"/>
          <w:shd w:val="clear" w:color="auto" w:fill="FFFFFF"/>
          <w:lang w:val="en-US"/>
        </w:rPr>
        <w:t xml:space="preserve">. </w:t>
      </w:r>
      <w:r w:rsidR="005D2E45" w:rsidRPr="00AC0642">
        <w:rPr>
          <w:rFonts w:ascii="Times New Roman" w:hAnsi="Times New Roman"/>
          <w:sz w:val="20"/>
          <w:szCs w:val="20"/>
          <w:shd w:val="clear" w:color="auto" w:fill="FFFFFF"/>
          <w:lang w:val="en-US"/>
        </w:rPr>
        <w:t>Packt Publishing Ltd, 2016.</w:t>
      </w:r>
    </w:p>
    <w:p w14:paraId="6CF8EA61" w14:textId="6EAD983C" w:rsidR="005D2E45" w:rsidRPr="00193AD3" w:rsidRDefault="005D2E45"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rPr>
        <w:t>[11] TREVIZAN, K</w:t>
      </w:r>
      <w:del w:id="89" w:author="Author">
        <w:r w:rsidRPr="00193AD3" w:rsidDel="00653363">
          <w:rPr>
            <w:rFonts w:ascii="Times New Roman" w:hAnsi="Times New Roman"/>
            <w:sz w:val="20"/>
            <w:szCs w:val="20"/>
            <w:shd w:val="clear" w:color="auto" w:fill="FFFFFF"/>
          </w:rPr>
          <w:delText>ARINA</w:delText>
        </w:r>
      </w:del>
      <w:ins w:id="90" w:author="Author">
        <w:r w:rsidR="00653363">
          <w:rPr>
            <w:rFonts w:ascii="Times New Roman" w:hAnsi="Times New Roman"/>
            <w:sz w:val="20"/>
            <w:szCs w:val="20"/>
            <w:shd w:val="clear" w:color="auto" w:fill="FFFFFF"/>
          </w:rPr>
          <w:t>.</w:t>
        </w:r>
      </w:ins>
      <w:del w:id="91" w:author="Author">
        <w:r w:rsidRPr="00193AD3" w:rsidDel="00653363">
          <w:rPr>
            <w:rFonts w:ascii="Times New Roman" w:hAnsi="Times New Roman"/>
            <w:sz w:val="20"/>
            <w:szCs w:val="20"/>
            <w:shd w:val="clear" w:color="auto" w:fill="FFFFFF"/>
          </w:rPr>
          <w:delText>.</w:delText>
        </w:r>
      </w:del>
      <w:r w:rsidRPr="00193AD3">
        <w:rPr>
          <w:rFonts w:ascii="Times New Roman" w:hAnsi="Times New Roman"/>
          <w:sz w:val="20"/>
          <w:szCs w:val="20"/>
          <w:shd w:val="clear" w:color="auto" w:fill="FFFFFF"/>
        </w:rPr>
        <w:t xml:space="preserve"> Após ter pregão interrompido, Bovespa retoma atividade e opera em forte queda. </w:t>
      </w:r>
      <w:r w:rsidRPr="00193AD3">
        <w:rPr>
          <w:rFonts w:ascii="Times New Roman" w:hAnsi="Times New Roman"/>
          <w:sz w:val="20"/>
          <w:szCs w:val="20"/>
          <w:shd w:val="clear" w:color="auto" w:fill="FFFFFF"/>
          <w:lang w:val="en-US"/>
        </w:rPr>
        <w:t xml:space="preserve">G1. </w:t>
      </w:r>
      <w:r w:rsidR="00662E1C" w:rsidRPr="00193AD3">
        <w:rPr>
          <w:rFonts w:ascii="Times New Roman" w:hAnsi="Times New Roman"/>
          <w:sz w:val="20"/>
          <w:szCs w:val="20"/>
          <w:shd w:val="clear" w:color="auto" w:fill="FFFFFF"/>
          <w:lang w:val="en-US"/>
        </w:rPr>
        <w:t>Available at</w:t>
      </w:r>
      <w:r w:rsidRPr="00193AD3">
        <w:rPr>
          <w:rFonts w:ascii="Times New Roman" w:hAnsi="Times New Roman"/>
          <w:sz w:val="20"/>
          <w:szCs w:val="20"/>
          <w:shd w:val="clear" w:color="auto" w:fill="FFFFFF"/>
          <w:lang w:val="en-US"/>
        </w:rPr>
        <w:t xml:space="preserve">: &lt;http://g1.globo.com/economia/mercados/noticia/bovespa-180517.ghtml&gt;.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63585B77" w14:textId="14B61B7A" w:rsidR="00793B96" w:rsidRPr="00193AD3" w:rsidRDefault="005D2E45"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[12] </w:t>
      </w:r>
      <w:r w:rsidR="00793B96" w:rsidRPr="00193AD3">
        <w:rPr>
          <w:rFonts w:ascii="Times New Roman" w:hAnsi="Times New Roman"/>
          <w:sz w:val="20"/>
          <w:szCs w:val="20"/>
          <w:shd w:val="clear" w:color="auto" w:fill="FFFFFF"/>
          <w:lang w:val="en-US"/>
        </w:rPr>
        <w:t>NAU, R</w:t>
      </w:r>
      <w:del w:id="92" w:author="Author">
        <w:r w:rsidR="00793B96" w:rsidRPr="00193AD3" w:rsidDel="00653363">
          <w:rPr>
            <w:rFonts w:ascii="Times New Roman" w:hAnsi="Times New Roman"/>
            <w:sz w:val="20"/>
            <w:szCs w:val="20"/>
            <w:shd w:val="clear" w:color="auto" w:fill="FFFFFF"/>
            <w:lang w:val="en-US"/>
          </w:rPr>
          <w:delText>OBERT</w:delText>
        </w:r>
      </w:del>
      <w:r w:rsidR="00793B96" w:rsidRPr="00193AD3">
        <w:rPr>
          <w:rFonts w:ascii="Times New Roman" w:hAnsi="Times New Roman"/>
          <w:sz w:val="20"/>
          <w:szCs w:val="20"/>
          <w:shd w:val="clear" w:color="auto" w:fill="FFFFFF"/>
          <w:lang w:val="en-US"/>
        </w:rPr>
        <w:t xml:space="preserve">. Statistical forecasting: notes on regression and time series analysis. people.duke.edu. </w:t>
      </w:r>
      <w:r w:rsidR="00AA7A08">
        <w:rPr>
          <w:rFonts w:ascii="Times New Roman" w:hAnsi="Times New Roman"/>
          <w:sz w:val="20"/>
          <w:szCs w:val="20"/>
          <w:shd w:val="clear" w:color="auto" w:fill="FFFFFF"/>
          <w:lang w:val="en-US"/>
        </w:rPr>
        <w:t>Dísponível em</w:t>
      </w:r>
      <w:r w:rsidR="00793B96" w:rsidRPr="00193AD3">
        <w:rPr>
          <w:rFonts w:ascii="Times New Roman" w:hAnsi="Times New Roman"/>
          <w:sz w:val="20"/>
          <w:szCs w:val="20"/>
          <w:shd w:val="clear" w:color="auto" w:fill="FFFFFF"/>
          <w:lang w:val="en-US"/>
        </w:rPr>
        <w:t xml:space="preserve">: &lt;http://people.duke.edu/~rnau/411home.htm&gt;.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r w:rsidR="00793B96" w:rsidRPr="00193AD3">
        <w:rPr>
          <w:rFonts w:ascii="Times New Roman" w:hAnsi="Times New Roman"/>
          <w:sz w:val="20"/>
          <w:szCs w:val="20"/>
          <w:shd w:val="clear" w:color="auto" w:fill="FFFFFF"/>
          <w:lang w:val="en-US"/>
        </w:rPr>
        <w:t xml:space="preserve"> </w:t>
      </w:r>
    </w:p>
    <w:p w14:paraId="7BE37AA8" w14:textId="2948DD88" w:rsidR="00662E1C" w:rsidRPr="00193AD3" w:rsidRDefault="00662E1C" w:rsidP="00E25D77">
      <w:pPr>
        <w:spacing w:after="120" w:line="276" w:lineRule="auto"/>
        <w:jc w:val="both"/>
        <w:rPr>
          <w:rFonts w:ascii="Times New Roman" w:hAnsi="Times New Roman"/>
          <w:color w:val="222222"/>
          <w:sz w:val="20"/>
          <w:szCs w:val="20"/>
          <w:shd w:val="clear" w:color="auto" w:fill="FFFFFF"/>
          <w:lang w:val="en-US"/>
        </w:rPr>
      </w:pPr>
      <w:r w:rsidRPr="00193AD3">
        <w:rPr>
          <w:rFonts w:ascii="Times New Roman" w:hAnsi="Times New Roman"/>
          <w:sz w:val="20"/>
          <w:szCs w:val="20"/>
          <w:shd w:val="clear" w:color="auto" w:fill="FFFFFF"/>
          <w:lang w:val="en-US"/>
        </w:rPr>
        <w:t xml:space="preserve">[13] </w:t>
      </w:r>
      <w:r w:rsidRPr="00193AD3">
        <w:rPr>
          <w:rFonts w:ascii="Times New Roman" w:hAnsi="Times New Roman"/>
          <w:color w:val="222222"/>
          <w:sz w:val="20"/>
          <w:szCs w:val="20"/>
          <w:shd w:val="clear" w:color="auto" w:fill="FFFFFF"/>
          <w:lang w:val="en-US"/>
        </w:rPr>
        <w:t>MUSHTAQ, R</w:t>
      </w:r>
      <w:del w:id="93" w:author="Author">
        <w:r w:rsidRPr="00193AD3" w:rsidDel="00653363">
          <w:rPr>
            <w:rFonts w:ascii="Times New Roman" w:hAnsi="Times New Roman"/>
            <w:color w:val="222222"/>
            <w:sz w:val="20"/>
            <w:szCs w:val="20"/>
            <w:shd w:val="clear" w:color="auto" w:fill="FFFFFF"/>
            <w:lang w:val="en-US"/>
          </w:rPr>
          <w:delText>izwan</w:delText>
        </w:r>
      </w:del>
      <w:r w:rsidRPr="00193AD3">
        <w:rPr>
          <w:rFonts w:ascii="Times New Roman" w:hAnsi="Times New Roman"/>
          <w:color w:val="222222"/>
          <w:sz w:val="20"/>
          <w:szCs w:val="20"/>
          <w:shd w:val="clear" w:color="auto" w:fill="FFFFFF"/>
          <w:lang w:val="en-US"/>
        </w:rPr>
        <w:t>. Augmented Dickey Fuller Test. 2011.</w:t>
      </w:r>
    </w:p>
    <w:p w14:paraId="01DF5536" w14:textId="6B676573" w:rsidR="00662E1C" w:rsidRPr="00193AD3" w:rsidRDefault="00662E1C"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color w:val="222222"/>
          <w:sz w:val="20"/>
          <w:szCs w:val="20"/>
          <w:shd w:val="clear" w:color="auto" w:fill="FFFFFF"/>
          <w:lang w:val="en-US"/>
        </w:rPr>
        <w:t xml:space="preserve">[14] </w:t>
      </w:r>
      <w:r w:rsidRPr="00193AD3">
        <w:rPr>
          <w:rFonts w:ascii="Times New Roman" w:hAnsi="Times New Roman"/>
          <w:sz w:val="20"/>
          <w:szCs w:val="20"/>
          <w:shd w:val="clear" w:color="auto" w:fill="FFFFFF"/>
          <w:lang w:val="en-US"/>
        </w:rPr>
        <w:t>BROWNLEE, J</w:t>
      </w:r>
      <w:del w:id="94" w:author="Author">
        <w:r w:rsidRPr="00193AD3" w:rsidDel="00653363">
          <w:rPr>
            <w:rFonts w:ascii="Times New Roman" w:hAnsi="Times New Roman"/>
            <w:sz w:val="20"/>
            <w:szCs w:val="20"/>
            <w:shd w:val="clear" w:color="auto" w:fill="FFFFFF"/>
            <w:lang w:val="en-US"/>
          </w:rPr>
          <w:delText>ASON</w:delText>
        </w:r>
      </w:del>
      <w:r w:rsidRPr="00193AD3">
        <w:rPr>
          <w:rFonts w:ascii="Times New Roman" w:hAnsi="Times New Roman"/>
          <w:sz w:val="20"/>
          <w:szCs w:val="20"/>
          <w:shd w:val="clear" w:color="auto" w:fill="FFFFFF"/>
          <w:lang w:val="en-US"/>
        </w:rPr>
        <w:t xml:space="preserve">. How to Check if Time Series Data is Stationary with Python. Machine Learning Mastery. </w:t>
      </w:r>
      <w:r w:rsidR="00AA7A08">
        <w:rPr>
          <w:rFonts w:ascii="Times New Roman" w:hAnsi="Times New Roman"/>
          <w:sz w:val="20"/>
          <w:szCs w:val="20"/>
          <w:shd w:val="clear" w:color="auto" w:fill="FFFFFF"/>
          <w:lang w:val="en-US"/>
        </w:rPr>
        <w:t>Disponível em</w:t>
      </w:r>
      <w:r w:rsidRPr="00193AD3">
        <w:rPr>
          <w:rFonts w:ascii="Times New Roman" w:hAnsi="Times New Roman"/>
          <w:sz w:val="20"/>
          <w:szCs w:val="20"/>
          <w:shd w:val="clear" w:color="auto" w:fill="FFFFFF"/>
          <w:lang w:val="en-US"/>
        </w:rPr>
        <w:t xml:space="preserve">: &lt;http://machinelearningmastery.com/time-series-data-stationary-python/&gt;.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6E51E176" w14:textId="27B59AAC" w:rsidR="00662E1C" w:rsidRPr="00193AD3" w:rsidRDefault="00662E1C"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[15] </w:t>
      </w:r>
      <w:r w:rsidR="00793B96" w:rsidRPr="00193AD3">
        <w:rPr>
          <w:rFonts w:ascii="Times New Roman" w:hAnsi="Times New Roman"/>
          <w:sz w:val="20"/>
          <w:szCs w:val="20"/>
          <w:shd w:val="clear" w:color="auto" w:fill="FFFFFF"/>
          <w:lang w:val="en-US"/>
        </w:rPr>
        <w:t xml:space="preserve">Forecast a time series with ARIMA in Python. datascience.ibm.com. </w:t>
      </w:r>
      <w:r w:rsidR="00AA7A08">
        <w:rPr>
          <w:rFonts w:ascii="Times New Roman" w:hAnsi="Times New Roman"/>
          <w:sz w:val="20"/>
          <w:szCs w:val="20"/>
          <w:shd w:val="clear" w:color="auto" w:fill="FFFFFF"/>
          <w:lang w:val="en-US"/>
        </w:rPr>
        <w:t>Disponível em</w:t>
      </w:r>
      <w:r w:rsidR="00793B96" w:rsidRPr="00193AD3">
        <w:rPr>
          <w:rFonts w:ascii="Times New Roman" w:hAnsi="Times New Roman"/>
          <w:sz w:val="20"/>
          <w:szCs w:val="20"/>
          <w:shd w:val="clear" w:color="auto" w:fill="FFFFFF"/>
          <w:lang w:val="en-US"/>
        </w:rPr>
        <w:t xml:space="preserve">: &lt;https://datascience.ibm.com/exchange/public/entry/view/815137c868b916821dec777bdc23013c&gt;.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65B573AF" w14:textId="511FFDFF" w:rsidR="00793B96" w:rsidRPr="00193AD3" w:rsidRDefault="00793B96"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[16] </w:t>
      </w:r>
      <w:r w:rsidR="00467C57" w:rsidRPr="00193AD3">
        <w:rPr>
          <w:rFonts w:ascii="Times New Roman" w:hAnsi="Times New Roman"/>
          <w:sz w:val="20"/>
          <w:szCs w:val="20"/>
          <w:shd w:val="clear" w:color="auto" w:fill="FFFFFF"/>
          <w:lang w:val="en-US"/>
        </w:rPr>
        <w:t xml:space="preserve">Building ARIMA models. PennState Eberly College of Science. </w:t>
      </w:r>
      <w:r w:rsidR="00AA7A08">
        <w:rPr>
          <w:rFonts w:ascii="Times New Roman" w:hAnsi="Times New Roman"/>
          <w:sz w:val="20"/>
          <w:szCs w:val="20"/>
          <w:shd w:val="clear" w:color="auto" w:fill="FFFFFF"/>
          <w:lang w:val="en-US"/>
        </w:rPr>
        <w:t>Disponível em</w:t>
      </w:r>
      <w:r w:rsidR="00467C57" w:rsidRPr="00193AD3">
        <w:rPr>
          <w:rFonts w:ascii="Times New Roman" w:hAnsi="Times New Roman"/>
          <w:sz w:val="20"/>
          <w:szCs w:val="20"/>
          <w:shd w:val="clear" w:color="auto" w:fill="FFFFFF"/>
          <w:lang w:val="en-US"/>
        </w:rPr>
        <w:t xml:space="preserve">: &lt;https://onlinecourses.science.psu.edu/stat510/node/25&gt;.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188F65CF" w14:textId="7E6E8F65" w:rsidR="00467C57" w:rsidRPr="00193AD3" w:rsidRDefault="00467C57" w:rsidP="00E25D77">
      <w:pPr>
        <w:spacing w:after="120" w:line="276" w:lineRule="auto"/>
        <w:jc w:val="both"/>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 xml:space="preserve">[17] NIELSEN, </w:t>
      </w:r>
      <w:del w:id="95" w:author="Author">
        <w:r w:rsidRPr="00193AD3" w:rsidDel="00653363">
          <w:rPr>
            <w:rFonts w:ascii="Times New Roman" w:hAnsi="Times New Roman"/>
            <w:sz w:val="20"/>
            <w:szCs w:val="20"/>
            <w:shd w:val="clear" w:color="auto" w:fill="FFFFFF"/>
            <w:lang w:val="en-US"/>
          </w:rPr>
          <w:delText xml:space="preserve">Michael </w:delText>
        </w:r>
      </w:del>
      <w:ins w:id="96" w:author="Author">
        <w:r w:rsidR="00653363" w:rsidRPr="00193AD3">
          <w:rPr>
            <w:rFonts w:ascii="Times New Roman" w:hAnsi="Times New Roman"/>
            <w:sz w:val="20"/>
            <w:szCs w:val="20"/>
            <w:shd w:val="clear" w:color="auto" w:fill="FFFFFF"/>
            <w:lang w:val="en-US"/>
          </w:rPr>
          <w:t>M</w:t>
        </w:r>
        <w:r w:rsidR="00653363">
          <w:rPr>
            <w:rFonts w:ascii="Times New Roman" w:hAnsi="Times New Roman"/>
            <w:sz w:val="20"/>
            <w:szCs w:val="20"/>
            <w:shd w:val="clear" w:color="auto" w:fill="FFFFFF"/>
            <w:lang w:val="en-US"/>
          </w:rPr>
          <w:t>.</w:t>
        </w:r>
        <w:r w:rsidR="00653363" w:rsidRPr="00193AD3">
          <w:rPr>
            <w:rFonts w:ascii="Times New Roman" w:hAnsi="Times New Roman"/>
            <w:sz w:val="20"/>
            <w:szCs w:val="20"/>
            <w:shd w:val="clear" w:color="auto" w:fill="FFFFFF"/>
            <w:lang w:val="en-US"/>
          </w:rPr>
          <w:t xml:space="preserve"> </w:t>
        </w:r>
      </w:ins>
      <w:r w:rsidRPr="00193AD3">
        <w:rPr>
          <w:rFonts w:ascii="Times New Roman" w:hAnsi="Times New Roman"/>
          <w:sz w:val="20"/>
          <w:szCs w:val="20"/>
          <w:shd w:val="clear" w:color="auto" w:fill="FFFFFF"/>
          <w:lang w:val="en-US"/>
        </w:rPr>
        <w:t>A. Neural Networks and Deep Learning. Determination Press, 2015.</w:t>
      </w:r>
    </w:p>
    <w:p w14:paraId="5E292786" w14:textId="728005EE" w:rsidR="00467C57" w:rsidRPr="00193AD3" w:rsidRDefault="00467C57" w:rsidP="006342FD">
      <w:pPr>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[18] OLAH, C</w:t>
      </w:r>
      <w:del w:id="97" w:author="Author">
        <w:r w:rsidRPr="00193AD3" w:rsidDel="00653363">
          <w:rPr>
            <w:rFonts w:ascii="Times New Roman" w:hAnsi="Times New Roman"/>
            <w:sz w:val="20"/>
            <w:szCs w:val="20"/>
            <w:shd w:val="clear" w:color="auto" w:fill="FFFFFF"/>
            <w:lang w:val="en-US"/>
          </w:rPr>
          <w:delText>HISTOPHER</w:delText>
        </w:r>
      </w:del>
      <w:r w:rsidRPr="00193AD3">
        <w:rPr>
          <w:rFonts w:ascii="Times New Roman" w:hAnsi="Times New Roman"/>
          <w:sz w:val="20"/>
          <w:szCs w:val="20"/>
          <w:shd w:val="clear" w:color="auto" w:fill="FFFFFF"/>
          <w:lang w:val="en-US"/>
        </w:rPr>
        <w:t xml:space="preserve">. Understanding LSTM Networks. </w:t>
      </w:r>
      <w:r w:rsidR="00AA7A08" w:rsidRPr="00AC0642">
        <w:rPr>
          <w:rFonts w:ascii="Times New Roman" w:hAnsi="Times New Roman"/>
          <w:sz w:val="20"/>
          <w:szCs w:val="20"/>
          <w:shd w:val="clear" w:color="auto" w:fill="FFFFFF"/>
        </w:rPr>
        <w:t>Disponível em</w:t>
      </w:r>
      <w:r w:rsidRPr="00AC0642">
        <w:rPr>
          <w:rFonts w:ascii="Times New Roman" w:hAnsi="Times New Roman"/>
          <w:sz w:val="20"/>
          <w:szCs w:val="20"/>
          <w:shd w:val="clear" w:color="auto" w:fill="FFFFFF"/>
        </w:rPr>
        <w:t xml:space="preserve">: &lt;http://colah.github.io/posts/2015-08-Understanding-LSTMs/&gt;. </w:t>
      </w:r>
      <w:r w:rsidR="00AA7A08">
        <w:rPr>
          <w:rFonts w:ascii="Times New Roman" w:hAnsi="Times New Roman"/>
          <w:sz w:val="20"/>
          <w:szCs w:val="20"/>
          <w:shd w:val="clear" w:color="auto" w:fill="FFFFFF"/>
          <w:lang w:val="en-US"/>
        </w:rPr>
        <w:t>Acessado</w:t>
      </w:r>
      <w:r w:rsidR="00AA7A08"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AA7A08"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AA7A08" w:rsidRPr="00193AD3">
        <w:rPr>
          <w:rFonts w:ascii="Times New Roman" w:hAnsi="Times New Roman"/>
          <w:sz w:val="20"/>
          <w:szCs w:val="20"/>
          <w:shd w:val="clear" w:color="auto" w:fill="FFFFFF"/>
          <w:lang w:val="en-US"/>
        </w:rPr>
        <w:t>2017.</w:t>
      </w:r>
    </w:p>
    <w:p w14:paraId="41452B71" w14:textId="78206EA7" w:rsidR="00AC4796" w:rsidRPr="00193AD3" w:rsidRDefault="00AC4796" w:rsidP="006342FD">
      <w:pPr>
        <w:rPr>
          <w:rFonts w:ascii="Times New Roman" w:hAnsi="Times New Roman"/>
          <w:sz w:val="20"/>
          <w:szCs w:val="20"/>
          <w:shd w:val="clear" w:color="auto" w:fill="FFFFFF"/>
          <w:lang w:val="en-US"/>
        </w:rPr>
      </w:pPr>
    </w:p>
    <w:p w14:paraId="0F41FD2C" w14:textId="4822B9E1" w:rsidR="00AC4796" w:rsidRPr="00CA4DC3" w:rsidRDefault="00AC4796" w:rsidP="006342FD">
      <w:pPr>
        <w:rPr>
          <w:rFonts w:ascii="Times New Roman" w:hAnsi="Times New Roman"/>
          <w:color w:val="222222"/>
          <w:sz w:val="20"/>
          <w:szCs w:val="20"/>
          <w:shd w:val="clear" w:color="auto" w:fill="FFFFFF"/>
          <w:lang w:val="en-US"/>
        </w:rPr>
      </w:pPr>
      <w:r w:rsidRPr="00193AD3">
        <w:rPr>
          <w:rFonts w:ascii="Times New Roman" w:hAnsi="Times New Roman"/>
          <w:sz w:val="20"/>
          <w:szCs w:val="20"/>
          <w:shd w:val="clear" w:color="auto" w:fill="FFFFFF"/>
          <w:lang w:val="en-US"/>
        </w:rPr>
        <w:t xml:space="preserve">[19] </w:t>
      </w:r>
      <w:r w:rsidRPr="00193AD3">
        <w:rPr>
          <w:rFonts w:ascii="Times New Roman" w:hAnsi="Times New Roman"/>
          <w:color w:val="222222"/>
          <w:sz w:val="20"/>
          <w:szCs w:val="20"/>
          <w:shd w:val="clear" w:color="auto" w:fill="FFFFFF"/>
          <w:lang w:val="en-US"/>
        </w:rPr>
        <w:t>HOCHREITER, S</w:t>
      </w:r>
      <w:del w:id="98" w:author="Author">
        <w:r w:rsidRPr="00193AD3" w:rsidDel="00653363">
          <w:rPr>
            <w:rFonts w:ascii="Times New Roman" w:hAnsi="Times New Roman"/>
            <w:color w:val="222222"/>
            <w:sz w:val="20"/>
            <w:szCs w:val="20"/>
            <w:shd w:val="clear" w:color="auto" w:fill="FFFFFF"/>
            <w:lang w:val="en-US"/>
          </w:rPr>
          <w:delText>epp</w:delText>
        </w:r>
      </w:del>
      <w:ins w:id="99" w:author="Author">
        <w:r w:rsidR="00653363">
          <w:rPr>
            <w:rFonts w:ascii="Times New Roman" w:hAnsi="Times New Roman"/>
            <w:color w:val="222222"/>
            <w:sz w:val="20"/>
            <w:szCs w:val="20"/>
            <w:shd w:val="clear" w:color="auto" w:fill="FFFFFF"/>
            <w:lang w:val="en-US"/>
          </w:rPr>
          <w:t>.</w:t>
        </w:r>
      </w:ins>
      <w:r w:rsidRPr="00193AD3">
        <w:rPr>
          <w:rFonts w:ascii="Times New Roman" w:hAnsi="Times New Roman"/>
          <w:color w:val="222222"/>
          <w:sz w:val="20"/>
          <w:szCs w:val="20"/>
          <w:shd w:val="clear" w:color="auto" w:fill="FFFFFF"/>
          <w:lang w:val="en-US"/>
        </w:rPr>
        <w:t>; SCHMIDHUBER, J</w:t>
      </w:r>
      <w:del w:id="100" w:author="Author">
        <w:r w:rsidRPr="00193AD3" w:rsidDel="00653363">
          <w:rPr>
            <w:rFonts w:ascii="Times New Roman" w:hAnsi="Times New Roman"/>
            <w:color w:val="222222"/>
            <w:sz w:val="20"/>
            <w:szCs w:val="20"/>
            <w:shd w:val="clear" w:color="auto" w:fill="FFFFFF"/>
            <w:lang w:val="en-US"/>
          </w:rPr>
          <w:delText>ürgen</w:delText>
        </w:r>
      </w:del>
      <w:r w:rsidRPr="00193AD3">
        <w:rPr>
          <w:rFonts w:ascii="Times New Roman" w:hAnsi="Times New Roman"/>
          <w:color w:val="222222"/>
          <w:sz w:val="20"/>
          <w:szCs w:val="20"/>
          <w:shd w:val="clear" w:color="auto" w:fill="FFFFFF"/>
          <w:lang w:val="en-US"/>
        </w:rPr>
        <w:t>. Long short-term memory. </w:t>
      </w:r>
      <w:r w:rsidRPr="00CA4DC3">
        <w:rPr>
          <w:rFonts w:ascii="Times New Roman" w:hAnsi="Times New Roman"/>
          <w:b/>
          <w:bCs/>
          <w:color w:val="222222"/>
          <w:sz w:val="20"/>
          <w:szCs w:val="20"/>
          <w:shd w:val="clear" w:color="auto" w:fill="FFFFFF"/>
          <w:lang w:val="en-US"/>
        </w:rPr>
        <w:t>Neural computation</w:t>
      </w:r>
      <w:r w:rsidRPr="00CA4DC3">
        <w:rPr>
          <w:rFonts w:ascii="Times New Roman" w:hAnsi="Times New Roman"/>
          <w:color w:val="222222"/>
          <w:sz w:val="20"/>
          <w:szCs w:val="20"/>
          <w:shd w:val="clear" w:color="auto" w:fill="FFFFFF"/>
          <w:lang w:val="en-US"/>
        </w:rPr>
        <w:t>, v. 9, n. 8, p. 1735-1780, 1997.</w:t>
      </w:r>
    </w:p>
    <w:p w14:paraId="049A4A3D" w14:textId="032A9F05" w:rsidR="00AC4796" w:rsidRPr="00CA4DC3" w:rsidRDefault="00AC4796" w:rsidP="006342FD">
      <w:pPr>
        <w:rPr>
          <w:rFonts w:ascii="Times New Roman" w:hAnsi="Times New Roman"/>
          <w:color w:val="222222"/>
          <w:sz w:val="20"/>
          <w:szCs w:val="20"/>
          <w:shd w:val="clear" w:color="auto" w:fill="FFFFFF"/>
          <w:lang w:val="en-US"/>
        </w:rPr>
      </w:pPr>
    </w:p>
    <w:p w14:paraId="152337A5" w14:textId="0E8434F4" w:rsidR="00AC4796" w:rsidRPr="00193AD3" w:rsidRDefault="00AC4796" w:rsidP="006342FD">
      <w:pPr>
        <w:rPr>
          <w:rFonts w:ascii="Times New Roman" w:hAnsi="Times New Roman"/>
          <w:color w:val="222222"/>
          <w:sz w:val="20"/>
          <w:szCs w:val="20"/>
          <w:shd w:val="clear" w:color="auto" w:fill="FFFFFF"/>
          <w:lang w:val="en-US"/>
        </w:rPr>
      </w:pPr>
      <w:r w:rsidRPr="00193AD3">
        <w:rPr>
          <w:rFonts w:ascii="Times New Roman" w:hAnsi="Times New Roman"/>
          <w:color w:val="222222"/>
          <w:sz w:val="20"/>
          <w:szCs w:val="20"/>
          <w:shd w:val="clear" w:color="auto" w:fill="FFFFFF"/>
          <w:lang w:val="en-US"/>
        </w:rPr>
        <w:t>[20] GUO,</w:t>
      </w:r>
      <w:ins w:id="101" w:author="Author">
        <w:r w:rsidR="00EE7B58">
          <w:rPr>
            <w:rFonts w:ascii="Times New Roman" w:hAnsi="Times New Roman"/>
            <w:color w:val="222222"/>
            <w:sz w:val="20"/>
            <w:szCs w:val="20"/>
            <w:shd w:val="clear" w:color="auto" w:fill="FFFFFF"/>
            <w:lang w:val="en-US"/>
          </w:rPr>
          <w:t>J</w:t>
        </w:r>
      </w:ins>
      <w:del w:id="102" w:author="Author">
        <w:r w:rsidRPr="00193AD3" w:rsidDel="00EE7B58">
          <w:rPr>
            <w:rFonts w:ascii="Times New Roman" w:hAnsi="Times New Roman"/>
            <w:color w:val="222222"/>
            <w:sz w:val="20"/>
            <w:szCs w:val="20"/>
            <w:shd w:val="clear" w:color="auto" w:fill="FFFFFF"/>
            <w:lang w:val="en-US"/>
          </w:rPr>
          <w:delText xml:space="preserve"> Jiang</w:delText>
        </w:r>
      </w:del>
      <w:r w:rsidRPr="00193AD3">
        <w:rPr>
          <w:rFonts w:ascii="Times New Roman" w:hAnsi="Times New Roman"/>
          <w:color w:val="222222"/>
          <w:sz w:val="20"/>
          <w:szCs w:val="20"/>
          <w:shd w:val="clear" w:color="auto" w:fill="FFFFFF"/>
          <w:lang w:val="en-US"/>
        </w:rPr>
        <w:t>. Backpropagation through time. </w:t>
      </w:r>
      <w:r w:rsidR="00AA7A08" w:rsidRPr="00AC0642">
        <w:rPr>
          <w:rFonts w:ascii="Times New Roman" w:hAnsi="Times New Roman"/>
          <w:bCs/>
          <w:color w:val="222222"/>
          <w:sz w:val="20"/>
          <w:szCs w:val="20"/>
          <w:shd w:val="clear" w:color="auto" w:fill="FFFFFF"/>
          <w:lang w:val="en-US"/>
        </w:rPr>
        <w:t>Não publicado</w:t>
      </w:r>
      <w:r w:rsidR="00AA7A08">
        <w:rPr>
          <w:rFonts w:ascii="Times New Roman" w:hAnsi="Times New Roman"/>
          <w:bCs/>
          <w:color w:val="222222"/>
          <w:sz w:val="20"/>
          <w:szCs w:val="20"/>
          <w:shd w:val="clear" w:color="auto" w:fill="FFFFFF"/>
          <w:lang w:val="en-US"/>
        </w:rPr>
        <w:t>.</w:t>
      </w:r>
      <w:r w:rsidRPr="00193AD3">
        <w:rPr>
          <w:rFonts w:ascii="Times New Roman" w:hAnsi="Times New Roman"/>
          <w:b/>
          <w:bCs/>
          <w:color w:val="222222"/>
          <w:sz w:val="20"/>
          <w:szCs w:val="20"/>
          <w:shd w:val="clear" w:color="auto" w:fill="FFFFFF"/>
          <w:lang w:val="en-US"/>
        </w:rPr>
        <w:t xml:space="preserve"> Harbin Institute of Technology</w:t>
      </w:r>
      <w:r w:rsidRPr="00193AD3">
        <w:rPr>
          <w:rFonts w:ascii="Times New Roman" w:hAnsi="Times New Roman"/>
          <w:color w:val="222222"/>
          <w:sz w:val="20"/>
          <w:szCs w:val="20"/>
          <w:shd w:val="clear" w:color="auto" w:fill="FFFFFF"/>
          <w:lang w:val="en-US"/>
        </w:rPr>
        <w:t>, 2013.</w:t>
      </w:r>
    </w:p>
    <w:p w14:paraId="239A0309" w14:textId="7817D5F7" w:rsidR="00AC4796" w:rsidRPr="00193AD3" w:rsidRDefault="00AC4796" w:rsidP="006342FD">
      <w:pPr>
        <w:rPr>
          <w:rFonts w:ascii="Times New Roman" w:hAnsi="Times New Roman"/>
          <w:color w:val="222222"/>
          <w:sz w:val="20"/>
          <w:szCs w:val="20"/>
          <w:shd w:val="clear" w:color="auto" w:fill="FFFFFF"/>
          <w:lang w:val="en-US"/>
        </w:rPr>
      </w:pPr>
    </w:p>
    <w:p w14:paraId="45786442" w14:textId="53C5BEB7" w:rsidR="00AC4796" w:rsidRPr="00193AD3" w:rsidRDefault="00AC4796" w:rsidP="006342FD">
      <w:pPr>
        <w:rPr>
          <w:rFonts w:ascii="Times New Roman" w:hAnsi="Times New Roman"/>
          <w:sz w:val="20"/>
          <w:szCs w:val="20"/>
          <w:shd w:val="clear" w:color="auto" w:fill="FFFFFF"/>
          <w:lang w:val="en-US"/>
        </w:rPr>
      </w:pPr>
      <w:r w:rsidRPr="00AC0642">
        <w:rPr>
          <w:rFonts w:ascii="Times New Roman" w:hAnsi="Times New Roman"/>
          <w:color w:val="222222"/>
          <w:sz w:val="20"/>
          <w:szCs w:val="20"/>
          <w:shd w:val="clear" w:color="auto" w:fill="FFFFFF"/>
        </w:rPr>
        <w:t xml:space="preserve">[21] </w:t>
      </w:r>
      <w:r w:rsidRPr="00AC0642">
        <w:rPr>
          <w:rFonts w:ascii="Times New Roman" w:hAnsi="Times New Roman"/>
          <w:sz w:val="20"/>
          <w:szCs w:val="20"/>
          <w:shd w:val="clear" w:color="auto" w:fill="FFFFFF"/>
        </w:rPr>
        <w:t xml:space="preserve">Keras Documentation. keras.io. </w:t>
      </w:r>
      <w:r w:rsidR="00AA7A08" w:rsidRPr="00AC0642">
        <w:rPr>
          <w:rFonts w:ascii="Times New Roman" w:hAnsi="Times New Roman"/>
          <w:sz w:val="20"/>
          <w:szCs w:val="20"/>
          <w:shd w:val="clear" w:color="auto" w:fill="FFFFFF"/>
        </w:rPr>
        <w:t>Disponível em</w:t>
      </w:r>
      <w:r w:rsidRPr="00AC0642">
        <w:rPr>
          <w:rFonts w:ascii="Times New Roman" w:hAnsi="Times New Roman"/>
          <w:sz w:val="20"/>
          <w:szCs w:val="20"/>
          <w:shd w:val="clear" w:color="auto" w:fill="FFFFFF"/>
        </w:rPr>
        <w:t>: &lt;https://keras.io/getting-started/faq/#what-does-sam</w:t>
      </w:r>
      <w:r w:rsidR="00DE0E58" w:rsidRPr="00AC0642">
        <w:rPr>
          <w:rFonts w:ascii="Times New Roman" w:hAnsi="Times New Roman"/>
          <w:sz w:val="20"/>
          <w:szCs w:val="20"/>
          <w:shd w:val="clear" w:color="auto" w:fill="FFFFFF"/>
        </w:rPr>
        <w:t xml:space="preserve">ple-batch-epoch-mean&gt;. </w:t>
      </w:r>
      <w:bookmarkStart w:id="103" w:name="_Hlk497730779"/>
      <w:r w:rsidR="00AA7A08">
        <w:rPr>
          <w:rFonts w:ascii="Times New Roman" w:hAnsi="Times New Roman"/>
          <w:sz w:val="20"/>
          <w:szCs w:val="20"/>
          <w:shd w:val="clear" w:color="auto" w:fill="FFFFFF"/>
          <w:lang w:val="en-US"/>
        </w:rPr>
        <w:t>Acessado</w:t>
      </w:r>
      <w:r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Pr="00193AD3">
        <w:rPr>
          <w:rFonts w:ascii="Times New Roman" w:hAnsi="Times New Roman"/>
          <w:sz w:val="20"/>
          <w:szCs w:val="20"/>
          <w:shd w:val="clear" w:color="auto" w:fill="FFFFFF"/>
          <w:lang w:val="en-US"/>
        </w:rPr>
        <w:t>2017.</w:t>
      </w:r>
      <w:bookmarkEnd w:id="103"/>
    </w:p>
    <w:p w14:paraId="6620F099" w14:textId="0FAFC0C1" w:rsidR="00DE0E58" w:rsidRPr="00193AD3" w:rsidRDefault="00DE0E58" w:rsidP="006342FD">
      <w:pPr>
        <w:rPr>
          <w:rFonts w:ascii="Times New Roman" w:hAnsi="Times New Roman"/>
          <w:sz w:val="20"/>
          <w:szCs w:val="20"/>
          <w:shd w:val="clear" w:color="auto" w:fill="FFFFFF"/>
          <w:lang w:val="en-US"/>
        </w:rPr>
      </w:pPr>
    </w:p>
    <w:p w14:paraId="64826475" w14:textId="47E34BE4" w:rsidR="00DE0E58" w:rsidRPr="00193AD3" w:rsidRDefault="00DE0E58" w:rsidP="006342FD">
      <w:pPr>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[22]</w:t>
      </w:r>
      <w:r w:rsidR="00F42FD9" w:rsidRPr="00193AD3">
        <w:rPr>
          <w:rFonts w:ascii="Times New Roman" w:hAnsi="Times New Roman"/>
          <w:sz w:val="20"/>
          <w:szCs w:val="20"/>
          <w:shd w:val="clear" w:color="auto" w:fill="FFFFFF"/>
          <w:lang w:val="en-US"/>
        </w:rPr>
        <w:t xml:space="preserve"> </w:t>
      </w:r>
      <w:r w:rsidR="00F42FD9" w:rsidRPr="00193AD3">
        <w:rPr>
          <w:rFonts w:ascii="Times New Roman" w:hAnsi="Times New Roman"/>
          <w:color w:val="222222"/>
          <w:sz w:val="20"/>
          <w:szCs w:val="20"/>
          <w:shd w:val="clear" w:color="auto" w:fill="FFFFFF"/>
          <w:lang w:val="en-US"/>
        </w:rPr>
        <w:t>BABYAK, M</w:t>
      </w:r>
      <w:del w:id="104" w:author="Author">
        <w:r w:rsidR="00F42FD9" w:rsidRPr="00193AD3" w:rsidDel="00653363">
          <w:rPr>
            <w:rFonts w:ascii="Times New Roman" w:hAnsi="Times New Roman"/>
            <w:color w:val="222222"/>
            <w:sz w:val="20"/>
            <w:szCs w:val="20"/>
            <w:shd w:val="clear" w:color="auto" w:fill="FFFFFF"/>
            <w:lang w:val="en-US"/>
          </w:rPr>
          <w:delText>ichael</w:delText>
        </w:r>
      </w:del>
      <w:ins w:id="105" w:author="Author">
        <w:r w:rsidR="00653363">
          <w:rPr>
            <w:rFonts w:ascii="Times New Roman" w:hAnsi="Times New Roman"/>
            <w:color w:val="222222"/>
            <w:sz w:val="20"/>
            <w:szCs w:val="20"/>
            <w:shd w:val="clear" w:color="auto" w:fill="FFFFFF"/>
            <w:lang w:val="en-US"/>
          </w:rPr>
          <w:t>.</w:t>
        </w:r>
      </w:ins>
      <w:r w:rsidR="00F42FD9" w:rsidRPr="00193AD3">
        <w:rPr>
          <w:rFonts w:ascii="Times New Roman" w:hAnsi="Times New Roman"/>
          <w:color w:val="222222"/>
          <w:sz w:val="20"/>
          <w:szCs w:val="20"/>
          <w:shd w:val="clear" w:color="auto" w:fill="FFFFFF"/>
          <w:lang w:val="en-US"/>
        </w:rPr>
        <w:t xml:space="preserve"> A. What you see may not be what you get: a brief, nontechnical introduction to overfitting in regression-type models. </w:t>
      </w:r>
      <w:r w:rsidR="00F42FD9" w:rsidRPr="00CA4DC3">
        <w:rPr>
          <w:rFonts w:ascii="Times New Roman" w:hAnsi="Times New Roman"/>
          <w:b/>
          <w:bCs/>
          <w:color w:val="222222"/>
          <w:sz w:val="20"/>
          <w:szCs w:val="20"/>
          <w:shd w:val="clear" w:color="auto" w:fill="FFFFFF"/>
          <w:lang w:val="en-US"/>
        </w:rPr>
        <w:t>Psychosomatic medicine</w:t>
      </w:r>
      <w:r w:rsidR="00F42FD9" w:rsidRPr="00CA4DC3">
        <w:rPr>
          <w:rFonts w:ascii="Times New Roman" w:hAnsi="Times New Roman"/>
          <w:color w:val="222222"/>
          <w:sz w:val="20"/>
          <w:szCs w:val="20"/>
          <w:shd w:val="clear" w:color="auto" w:fill="FFFFFF"/>
          <w:lang w:val="en-US"/>
        </w:rPr>
        <w:t>, v. 66, n. 3, p. 411-421, 2004.</w:t>
      </w:r>
    </w:p>
    <w:p w14:paraId="1727E212" w14:textId="22DA1733" w:rsidR="00DE0E58" w:rsidRPr="00193AD3" w:rsidRDefault="00DE0E58" w:rsidP="006342FD">
      <w:pPr>
        <w:rPr>
          <w:rFonts w:ascii="Times New Roman" w:hAnsi="Times New Roman"/>
          <w:sz w:val="20"/>
          <w:szCs w:val="20"/>
          <w:shd w:val="clear" w:color="auto" w:fill="FFFFFF"/>
          <w:lang w:val="en-US"/>
        </w:rPr>
      </w:pPr>
    </w:p>
    <w:p w14:paraId="23B8C969" w14:textId="0807C480" w:rsidR="00DE0E58" w:rsidRPr="00193AD3" w:rsidRDefault="00DE0E58" w:rsidP="006342FD">
      <w:pPr>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[23] HEATON, J</w:t>
      </w:r>
      <w:del w:id="106" w:author="Author">
        <w:r w:rsidRPr="00193AD3" w:rsidDel="00653363">
          <w:rPr>
            <w:rFonts w:ascii="Times New Roman" w:hAnsi="Times New Roman"/>
            <w:sz w:val="20"/>
            <w:szCs w:val="20"/>
            <w:shd w:val="clear" w:color="auto" w:fill="FFFFFF"/>
            <w:lang w:val="en-US"/>
          </w:rPr>
          <w:delText>EFF</w:delText>
        </w:r>
      </w:del>
      <w:r w:rsidRPr="00193AD3">
        <w:rPr>
          <w:rFonts w:ascii="Times New Roman" w:hAnsi="Times New Roman"/>
          <w:sz w:val="20"/>
          <w:szCs w:val="20"/>
          <w:shd w:val="clear" w:color="auto" w:fill="FFFFFF"/>
          <w:lang w:val="en-US"/>
        </w:rPr>
        <w:t>. Introduction to Neural Networks for Java. 2. ed. [s.l.]: Heaton Research, Inc, 2008.</w:t>
      </w:r>
    </w:p>
    <w:p w14:paraId="18B8CAB1" w14:textId="3CDC0F9D" w:rsidR="00DE0E58" w:rsidRPr="00193AD3" w:rsidRDefault="00DE0E58" w:rsidP="006342FD">
      <w:pPr>
        <w:rPr>
          <w:rFonts w:ascii="Times New Roman" w:hAnsi="Times New Roman"/>
          <w:sz w:val="20"/>
          <w:szCs w:val="20"/>
          <w:shd w:val="clear" w:color="auto" w:fill="FFFFFF"/>
          <w:lang w:val="en-US"/>
        </w:rPr>
      </w:pPr>
    </w:p>
    <w:p w14:paraId="614FBF44" w14:textId="10AB13AA" w:rsidR="00DE0E58" w:rsidRPr="00193AD3" w:rsidRDefault="00DE0E58" w:rsidP="006342FD">
      <w:pPr>
        <w:rP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[24]</w:t>
      </w:r>
      <w:r w:rsidR="00F42FD9" w:rsidRPr="00193AD3">
        <w:rPr>
          <w:rFonts w:ascii="Times New Roman" w:hAnsi="Times New Roman"/>
          <w:sz w:val="20"/>
          <w:szCs w:val="20"/>
          <w:shd w:val="clear" w:color="auto" w:fill="FFFFFF"/>
          <w:lang w:val="en-US"/>
        </w:rPr>
        <w:t xml:space="preserve"> TUKEY, </w:t>
      </w:r>
      <w:del w:id="107" w:author="Author">
        <w:r w:rsidR="00F42FD9" w:rsidRPr="00193AD3" w:rsidDel="00EE7B58">
          <w:rPr>
            <w:rFonts w:ascii="Times New Roman" w:hAnsi="Times New Roman"/>
            <w:sz w:val="20"/>
            <w:szCs w:val="20"/>
            <w:shd w:val="clear" w:color="auto" w:fill="FFFFFF"/>
            <w:lang w:val="en-US"/>
          </w:rPr>
          <w:delText xml:space="preserve">JOHN </w:delText>
        </w:r>
      </w:del>
      <w:ins w:id="108" w:author="Author">
        <w:r w:rsidR="00EE7B58" w:rsidRPr="00193AD3">
          <w:rPr>
            <w:rFonts w:ascii="Times New Roman" w:hAnsi="Times New Roman"/>
            <w:sz w:val="20"/>
            <w:szCs w:val="20"/>
            <w:shd w:val="clear" w:color="auto" w:fill="FFFFFF"/>
            <w:lang w:val="en-US"/>
          </w:rPr>
          <w:t>J</w:t>
        </w:r>
        <w:r w:rsidR="00EE7B58">
          <w:rPr>
            <w:rFonts w:ascii="Times New Roman" w:hAnsi="Times New Roman"/>
            <w:sz w:val="20"/>
            <w:szCs w:val="20"/>
            <w:shd w:val="clear" w:color="auto" w:fill="FFFFFF"/>
            <w:lang w:val="en-US"/>
          </w:rPr>
          <w:t>.</w:t>
        </w:r>
        <w:r w:rsidR="00EE7B58" w:rsidRPr="00193AD3">
          <w:rPr>
            <w:rFonts w:ascii="Times New Roman" w:hAnsi="Times New Roman"/>
            <w:sz w:val="20"/>
            <w:szCs w:val="20"/>
            <w:shd w:val="clear" w:color="auto" w:fill="FFFFFF"/>
            <w:lang w:val="en-US"/>
          </w:rPr>
          <w:t xml:space="preserve"> </w:t>
        </w:r>
      </w:ins>
      <w:r w:rsidR="00F42FD9" w:rsidRPr="00193AD3">
        <w:rPr>
          <w:rFonts w:ascii="Times New Roman" w:hAnsi="Times New Roman"/>
          <w:sz w:val="20"/>
          <w:szCs w:val="20"/>
          <w:shd w:val="clear" w:color="auto" w:fill="FFFFFF"/>
          <w:lang w:val="en-US"/>
        </w:rPr>
        <w:t>W. Exploratory data analysis. Reading, Mass. [u.a.]: Addison-Wesley, [s.d.].</w:t>
      </w:r>
    </w:p>
    <w:p w14:paraId="621DEAD5" w14:textId="438CD9FA" w:rsidR="00DE0E58" w:rsidRPr="00193AD3" w:rsidRDefault="00DE0E58" w:rsidP="006342FD">
      <w:pPr>
        <w:rPr>
          <w:rFonts w:ascii="Times New Roman" w:hAnsi="Times New Roman"/>
          <w:sz w:val="20"/>
          <w:szCs w:val="20"/>
          <w:shd w:val="clear" w:color="auto" w:fill="FFFFFF"/>
          <w:lang w:val="en-US"/>
        </w:rPr>
      </w:pPr>
    </w:p>
    <w:p w14:paraId="0D9322E4" w14:textId="6C154BF0" w:rsidR="00DE0E58" w:rsidRDefault="00DE0E58" w:rsidP="006342FD">
      <w:pPr>
        <w:rPr>
          <w:ins w:id="109" w:author="Author"/>
          <w:rFonts w:ascii="Times New Roman" w:hAnsi="Times New Roman"/>
          <w:sz w:val="20"/>
          <w:szCs w:val="20"/>
          <w:shd w:val="clear" w:color="auto" w:fill="FFFFFF"/>
          <w:lang w:val="en-US"/>
        </w:rPr>
      </w:pPr>
      <w:r w:rsidRPr="00193AD3">
        <w:rPr>
          <w:rFonts w:ascii="Times New Roman" w:hAnsi="Times New Roman"/>
          <w:sz w:val="20"/>
          <w:szCs w:val="20"/>
          <w:shd w:val="clear" w:color="auto" w:fill="FFFFFF"/>
          <w:lang w:val="en-US"/>
        </w:rPr>
        <w:t>[25]</w:t>
      </w:r>
      <w:r w:rsidR="00F42FD9" w:rsidRPr="00193AD3">
        <w:rPr>
          <w:rFonts w:ascii="Times New Roman" w:hAnsi="Times New Roman"/>
          <w:sz w:val="20"/>
          <w:szCs w:val="20"/>
          <w:shd w:val="clear" w:color="auto" w:fill="FFFFFF"/>
          <w:lang w:val="en-US"/>
        </w:rPr>
        <w:t xml:space="preserve"> HALLS-MOORE, M</w:t>
      </w:r>
      <w:del w:id="110" w:author="Author">
        <w:r w:rsidR="00F42FD9" w:rsidRPr="00193AD3" w:rsidDel="00653363">
          <w:rPr>
            <w:rFonts w:ascii="Times New Roman" w:hAnsi="Times New Roman"/>
            <w:sz w:val="20"/>
            <w:szCs w:val="20"/>
            <w:shd w:val="clear" w:color="auto" w:fill="FFFFFF"/>
            <w:lang w:val="en-US"/>
          </w:rPr>
          <w:delText>ICHAEL</w:delText>
        </w:r>
      </w:del>
      <w:r w:rsidR="00F42FD9" w:rsidRPr="00193AD3">
        <w:rPr>
          <w:rFonts w:ascii="Times New Roman" w:hAnsi="Times New Roman"/>
          <w:sz w:val="20"/>
          <w:szCs w:val="20"/>
          <w:shd w:val="clear" w:color="auto" w:fill="FFFFFF"/>
          <w:lang w:val="en-US"/>
        </w:rPr>
        <w:t xml:space="preserve">. White Noise and Random Walks in Time Series Analysis. </w:t>
      </w:r>
      <w:r w:rsidR="00F42FD9" w:rsidRPr="00AC0642">
        <w:rPr>
          <w:rFonts w:ascii="Times New Roman" w:hAnsi="Times New Roman"/>
          <w:sz w:val="20"/>
          <w:szCs w:val="20"/>
          <w:shd w:val="clear" w:color="auto" w:fill="FFFFFF"/>
        </w:rPr>
        <w:t xml:space="preserve">Quantstart.com. </w:t>
      </w:r>
      <w:r w:rsidR="00AA7A08" w:rsidRPr="00AC0642">
        <w:rPr>
          <w:rFonts w:ascii="Times New Roman" w:hAnsi="Times New Roman"/>
          <w:sz w:val="20"/>
          <w:szCs w:val="20"/>
          <w:shd w:val="clear" w:color="auto" w:fill="FFFFFF"/>
        </w:rPr>
        <w:t>Disponível em</w:t>
      </w:r>
      <w:r w:rsidR="00F42FD9" w:rsidRPr="00AC0642">
        <w:rPr>
          <w:rFonts w:ascii="Times New Roman" w:hAnsi="Times New Roman"/>
          <w:sz w:val="20"/>
          <w:szCs w:val="20"/>
          <w:shd w:val="clear" w:color="auto" w:fill="FFFFFF"/>
        </w:rPr>
        <w:t xml:space="preserve">: &lt;https://www.quantstart.com/articles/White-Noise-and-Random-Walks-in-Time-Series-Analysis&gt;. </w:t>
      </w:r>
      <w:r w:rsidR="00AA7A08">
        <w:rPr>
          <w:rFonts w:ascii="Times New Roman" w:hAnsi="Times New Roman"/>
          <w:sz w:val="20"/>
          <w:szCs w:val="20"/>
          <w:shd w:val="clear" w:color="auto" w:fill="FFFFFF"/>
          <w:lang w:val="en-US"/>
        </w:rPr>
        <w:t>Acessado em</w:t>
      </w:r>
      <w:r w:rsidR="00F42FD9" w:rsidRPr="00193AD3">
        <w:rPr>
          <w:rFonts w:ascii="Times New Roman" w:hAnsi="Times New Roman"/>
          <w:sz w:val="20"/>
          <w:szCs w:val="20"/>
          <w:shd w:val="clear" w:color="auto" w:fill="FFFFFF"/>
          <w:lang w:val="en-US"/>
        </w:rPr>
        <w:t xml:space="preserve">: </w:t>
      </w:r>
      <w:r w:rsidR="00AA7A08">
        <w:rPr>
          <w:rFonts w:ascii="Times New Roman" w:hAnsi="Times New Roman"/>
          <w:sz w:val="20"/>
          <w:szCs w:val="20"/>
          <w:shd w:val="clear" w:color="auto" w:fill="FFFFFF"/>
          <w:lang w:val="en-US"/>
        </w:rPr>
        <w:t>0</w:t>
      </w:r>
      <w:r w:rsidR="00F42FD9" w:rsidRPr="00193AD3">
        <w:rPr>
          <w:rFonts w:ascii="Times New Roman" w:hAnsi="Times New Roman"/>
          <w:sz w:val="20"/>
          <w:szCs w:val="20"/>
          <w:shd w:val="clear" w:color="auto" w:fill="FFFFFF"/>
          <w:lang w:val="en-US"/>
        </w:rPr>
        <w:t>1</w:t>
      </w:r>
      <w:r w:rsidR="00AA7A08">
        <w:rPr>
          <w:rFonts w:ascii="Times New Roman" w:hAnsi="Times New Roman"/>
          <w:sz w:val="20"/>
          <w:szCs w:val="20"/>
          <w:shd w:val="clear" w:color="auto" w:fill="FFFFFF"/>
          <w:lang w:val="en-US"/>
        </w:rPr>
        <w:t>/08/</w:t>
      </w:r>
      <w:r w:rsidR="00F42FD9" w:rsidRPr="00193AD3">
        <w:rPr>
          <w:rFonts w:ascii="Times New Roman" w:hAnsi="Times New Roman"/>
          <w:sz w:val="20"/>
          <w:szCs w:val="20"/>
          <w:shd w:val="clear" w:color="auto" w:fill="FFFFFF"/>
          <w:lang w:val="en-US"/>
        </w:rPr>
        <w:t>2017.</w:t>
      </w:r>
    </w:p>
    <w:p w14:paraId="2E2985C0" w14:textId="77777777" w:rsidR="00653363" w:rsidRDefault="00653363" w:rsidP="006342FD">
      <w:pPr>
        <w:rPr>
          <w:ins w:id="111" w:author="Author"/>
          <w:rFonts w:ascii="Times New Roman" w:hAnsi="Times New Roman"/>
          <w:sz w:val="20"/>
          <w:szCs w:val="20"/>
          <w:shd w:val="clear" w:color="auto" w:fill="FFFFFF"/>
          <w:lang w:val="en-US"/>
        </w:rPr>
      </w:pPr>
    </w:p>
    <w:p w14:paraId="5D912252" w14:textId="441EF25F" w:rsidR="00653363" w:rsidRPr="00EE7B58" w:rsidRDefault="00653363" w:rsidP="006342FD">
      <w:pPr>
        <w:rPr>
          <w:rFonts w:ascii="Times New Roman" w:hAnsi="Times New Roman"/>
          <w:sz w:val="20"/>
          <w:szCs w:val="20"/>
          <w:shd w:val="clear" w:color="auto" w:fill="FFFFFF"/>
          <w:rPrChange w:id="112" w:author="Author">
            <w:rPr>
              <w:rFonts w:ascii="Times New Roman" w:hAnsi="Times New Roman"/>
              <w:sz w:val="20"/>
              <w:szCs w:val="20"/>
              <w:shd w:val="clear" w:color="auto" w:fill="FFFFFF"/>
              <w:lang w:val="en-US"/>
            </w:rPr>
          </w:rPrChange>
        </w:rPr>
      </w:pPr>
      <w:ins w:id="113" w:author="Author">
        <w:r w:rsidRPr="00EE7B58">
          <w:rPr>
            <w:rFonts w:ascii="Times New Roman" w:hAnsi="Times New Roman"/>
            <w:sz w:val="20"/>
            <w:szCs w:val="20"/>
            <w:shd w:val="clear" w:color="auto" w:fill="FFFFFF"/>
            <w:rPrChange w:id="114" w:author="Author">
              <w:rPr>
                <w:rFonts w:ascii="Times New Roman" w:hAnsi="Times New Roman"/>
                <w:sz w:val="20"/>
                <w:szCs w:val="20"/>
                <w:shd w:val="clear" w:color="auto" w:fill="FFFFFF"/>
                <w:lang w:val="en-US"/>
              </w:rPr>
            </w:rPrChange>
          </w:rPr>
          <w:t xml:space="preserve">[26] </w:t>
        </w:r>
        <w:bookmarkStart w:id="115" w:name="_GoBack"/>
        <w:bookmarkEnd w:id="115"/>
        <w:r w:rsidRPr="00EE7B58">
          <w:rPr>
            <w:rFonts w:ascii="Times New Roman" w:hAnsi="Times New Roman"/>
            <w:sz w:val="20"/>
            <w:szCs w:val="20"/>
            <w:shd w:val="clear" w:color="auto" w:fill="FFFFFF"/>
            <w:rPrChange w:id="116" w:author="Author">
              <w:rPr>
                <w:rFonts w:ascii="Times New Roman" w:hAnsi="Times New Roman"/>
                <w:sz w:val="20"/>
                <w:szCs w:val="20"/>
                <w:shd w:val="clear" w:color="auto" w:fill="FFFFFF"/>
                <w:lang w:val="en-US"/>
              </w:rPr>
            </w:rPrChange>
          </w:rPr>
          <w:t xml:space="preserve">Repositório do Github com o trabalho realizado. </w:t>
        </w:r>
        <w:r>
          <w:rPr>
            <w:rFonts w:ascii="Times New Roman" w:hAnsi="Times New Roman"/>
            <w:sz w:val="20"/>
            <w:szCs w:val="20"/>
            <w:shd w:val="clear" w:color="auto" w:fill="FFFFFF"/>
          </w:rPr>
          <w:t>Disponível em: &lt;</w:t>
        </w:r>
        <w:r w:rsidRPr="00EE7B58">
          <w:rPr>
            <w:rFonts w:ascii="Times New Roman" w:hAnsi="Times New Roman"/>
            <w:sz w:val="20"/>
            <w:szCs w:val="20"/>
            <w:shd w:val="clear" w:color="auto" w:fill="FFFFFF"/>
            <w:rPrChange w:id="117" w:author="Author">
              <w:rPr>
                <w:rFonts w:ascii="Times New Roman" w:hAnsi="Times New Roman"/>
                <w:sz w:val="20"/>
                <w:szCs w:val="20"/>
                <w:shd w:val="clear" w:color="auto" w:fill="FFFFFF"/>
                <w:lang w:val="en-US"/>
              </w:rPr>
            </w:rPrChange>
          </w:rPr>
          <w:t>https://github.com/juliolrmonteiro/b3_summer_deeplearning</w:t>
        </w:r>
        <w:r>
          <w:rPr>
            <w:rFonts w:ascii="Times New Roman" w:hAnsi="Times New Roman"/>
            <w:sz w:val="20"/>
            <w:szCs w:val="20"/>
            <w:shd w:val="clear" w:color="auto" w:fill="FFFFFF"/>
          </w:rPr>
          <w:t xml:space="preserve">/&gt;. Acessado em 10/11/2017. </w:t>
        </w:r>
      </w:ins>
    </w:p>
    <w:p w14:paraId="6990E0E2" w14:textId="6020EA03" w:rsidR="00DE0E58" w:rsidRPr="00EE7B58" w:rsidRDefault="00DE0E58" w:rsidP="006342FD">
      <w:pPr>
        <w:rPr>
          <w:rFonts w:cs="Arial"/>
          <w:sz w:val="20"/>
          <w:szCs w:val="20"/>
          <w:shd w:val="clear" w:color="auto" w:fill="FFFFFF"/>
          <w:rPrChange w:id="118" w:author="Author">
            <w:rPr>
              <w:rFonts w:cs="Arial"/>
              <w:sz w:val="20"/>
              <w:szCs w:val="20"/>
              <w:shd w:val="clear" w:color="auto" w:fill="FFFFFF"/>
              <w:lang w:val="en-US"/>
            </w:rPr>
          </w:rPrChange>
        </w:rPr>
      </w:pPr>
    </w:p>
    <w:p w14:paraId="69BE5B97" w14:textId="6128B1F9" w:rsidR="00DE0E58" w:rsidRPr="00EE7B58" w:rsidRDefault="00DE0E58" w:rsidP="006342FD">
      <w:pPr>
        <w:rPr>
          <w:rFonts w:ascii="Times New Roman" w:hAnsi="Times New Roman"/>
          <w:sz w:val="20"/>
          <w:szCs w:val="20"/>
          <w:rPrChange w:id="119" w:author="Author">
            <w:rPr>
              <w:rFonts w:ascii="Times New Roman" w:hAnsi="Times New Roman"/>
              <w:sz w:val="20"/>
              <w:szCs w:val="20"/>
              <w:lang w:val="en-US"/>
            </w:rPr>
          </w:rPrChange>
        </w:rPr>
      </w:pPr>
    </w:p>
    <w:sectPr w:rsidR="00DE0E58" w:rsidRPr="00EE7B58" w:rsidSect="006F62CA">
      <w:pgSz w:w="11909" w:h="16834" w:code="9"/>
      <w:pgMar w:top="1134" w:right="1136" w:bottom="1418" w:left="1418" w:header="720" w:footer="139" w:gutter="0"/>
      <w:cols w:space="424"/>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9C775" w14:textId="77777777" w:rsidR="00B175E7" w:rsidRDefault="00B175E7">
      <w:r>
        <w:separator/>
      </w:r>
    </w:p>
  </w:endnote>
  <w:endnote w:type="continuationSeparator" w:id="0">
    <w:p w14:paraId="11B3F5B7" w14:textId="77777777" w:rsidR="00B175E7" w:rsidRDefault="00B17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350E" w14:textId="77777777" w:rsidR="00B175E7" w:rsidRDefault="00B175E7">
      <w:r>
        <w:separator/>
      </w:r>
    </w:p>
  </w:footnote>
  <w:footnote w:type="continuationSeparator" w:id="0">
    <w:p w14:paraId="47483A2F" w14:textId="77777777" w:rsidR="00B175E7" w:rsidRDefault="00B175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75pt;height:9.75pt" o:bullet="t">
        <v:imagedata r:id="rId1" o:title=""/>
      </v:shape>
    </w:pict>
  </w:numPicBullet>
  <w:numPicBullet w:numPicBulletId="1">
    <w:pict>
      <v:shape id="_x0000_i1045" type="#_x0000_t75" style="width:3in;height:3in" o:bullet="t"/>
    </w:pict>
  </w:numPicBullet>
  <w:numPicBullet w:numPicBulletId="2">
    <w:pict>
      <v:shape id="_x0000_i1046" type="#_x0000_t75" style="width:3in;height:3in" o:bullet="t"/>
    </w:pict>
  </w:numPicBullet>
  <w:abstractNum w:abstractNumId="0" w15:restartNumberingAfterBreak="0">
    <w:nsid w:val="042B1312"/>
    <w:multiLevelType w:val="hybridMultilevel"/>
    <w:tmpl w:val="812282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817698"/>
    <w:multiLevelType w:val="hybridMultilevel"/>
    <w:tmpl w:val="270E8A62"/>
    <w:lvl w:ilvl="0" w:tplc="49189922">
      <w:start w:val="1"/>
      <w:numFmt w:val="upperRoman"/>
      <w:lvlText w:val="%1."/>
      <w:lvlJc w:val="left"/>
      <w:pPr>
        <w:ind w:left="1080" w:hanging="720"/>
      </w:pPr>
      <w:rPr>
        <w:rFonts w:cs="Times New Roman" w:hint="default"/>
        <w:b/>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2" w15:restartNumberingAfterBreak="0">
    <w:nsid w:val="0BCC41C9"/>
    <w:multiLevelType w:val="hybridMultilevel"/>
    <w:tmpl w:val="5BB48F18"/>
    <w:lvl w:ilvl="0" w:tplc="149643C8">
      <w:start w:val="1"/>
      <w:numFmt w:val="decimal"/>
      <w:pStyle w:val="Index1"/>
      <w:lvlText w:val="%1."/>
      <w:lvlJc w:val="left"/>
      <w:pPr>
        <w:tabs>
          <w:tab w:val="num" w:pos="284"/>
        </w:tabs>
        <w:ind w:left="284" w:hanging="360"/>
      </w:pPr>
      <w:rPr>
        <w:rFonts w:hint="default"/>
      </w:rPr>
    </w:lvl>
    <w:lvl w:ilvl="1" w:tplc="DCFC390C">
      <w:numFmt w:val="none"/>
      <w:lvlText w:val=""/>
      <w:lvlJc w:val="left"/>
      <w:pPr>
        <w:tabs>
          <w:tab w:val="num" w:pos="284"/>
        </w:tabs>
      </w:pPr>
    </w:lvl>
    <w:lvl w:ilvl="2" w:tplc="CA907D96">
      <w:numFmt w:val="none"/>
      <w:lvlText w:val=""/>
      <w:lvlJc w:val="left"/>
      <w:pPr>
        <w:tabs>
          <w:tab w:val="num" w:pos="284"/>
        </w:tabs>
      </w:pPr>
    </w:lvl>
    <w:lvl w:ilvl="3" w:tplc="51769638">
      <w:numFmt w:val="none"/>
      <w:lvlText w:val=""/>
      <w:lvlJc w:val="left"/>
      <w:pPr>
        <w:tabs>
          <w:tab w:val="num" w:pos="284"/>
        </w:tabs>
      </w:pPr>
    </w:lvl>
    <w:lvl w:ilvl="4" w:tplc="7730CD9C">
      <w:numFmt w:val="none"/>
      <w:lvlText w:val=""/>
      <w:lvlJc w:val="left"/>
      <w:pPr>
        <w:tabs>
          <w:tab w:val="num" w:pos="284"/>
        </w:tabs>
      </w:pPr>
    </w:lvl>
    <w:lvl w:ilvl="5" w:tplc="5C64CC9E">
      <w:numFmt w:val="none"/>
      <w:lvlText w:val=""/>
      <w:lvlJc w:val="left"/>
      <w:pPr>
        <w:tabs>
          <w:tab w:val="num" w:pos="284"/>
        </w:tabs>
      </w:pPr>
    </w:lvl>
    <w:lvl w:ilvl="6" w:tplc="4B462826">
      <w:numFmt w:val="none"/>
      <w:lvlText w:val=""/>
      <w:lvlJc w:val="left"/>
      <w:pPr>
        <w:tabs>
          <w:tab w:val="num" w:pos="284"/>
        </w:tabs>
      </w:pPr>
    </w:lvl>
    <w:lvl w:ilvl="7" w:tplc="BAF00F64">
      <w:numFmt w:val="none"/>
      <w:lvlText w:val=""/>
      <w:lvlJc w:val="left"/>
      <w:pPr>
        <w:tabs>
          <w:tab w:val="num" w:pos="284"/>
        </w:tabs>
      </w:pPr>
    </w:lvl>
    <w:lvl w:ilvl="8" w:tplc="AD3EB44E">
      <w:numFmt w:val="none"/>
      <w:lvlText w:val=""/>
      <w:lvlJc w:val="left"/>
      <w:pPr>
        <w:tabs>
          <w:tab w:val="num" w:pos="284"/>
        </w:tabs>
      </w:pPr>
    </w:lvl>
  </w:abstractNum>
  <w:abstractNum w:abstractNumId="3" w15:restartNumberingAfterBreak="0">
    <w:nsid w:val="0E8C3D49"/>
    <w:multiLevelType w:val="hybridMultilevel"/>
    <w:tmpl w:val="B35C8492"/>
    <w:lvl w:ilvl="0" w:tplc="E738E318">
      <w:numFmt w:val="bullet"/>
      <w:lvlText w:val="-"/>
      <w:lvlJc w:val="left"/>
      <w:pPr>
        <w:ind w:left="420" w:hanging="360"/>
      </w:pPr>
      <w:rPr>
        <w:rFonts w:ascii="Arial" w:eastAsia="Times New Roman" w:hAnsi="Arial" w:cs="Arial" w:hint="default"/>
      </w:rPr>
    </w:lvl>
    <w:lvl w:ilvl="1" w:tplc="04160003" w:tentative="1">
      <w:start w:val="1"/>
      <w:numFmt w:val="bullet"/>
      <w:lvlText w:val="o"/>
      <w:lvlJc w:val="left"/>
      <w:pPr>
        <w:ind w:left="1140" w:hanging="360"/>
      </w:pPr>
      <w:rPr>
        <w:rFonts w:ascii="Courier New" w:hAnsi="Courier New" w:cs="Courier New" w:hint="default"/>
      </w:rPr>
    </w:lvl>
    <w:lvl w:ilvl="2" w:tplc="04160005" w:tentative="1">
      <w:start w:val="1"/>
      <w:numFmt w:val="bullet"/>
      <w:lvlText w:val=""/>
      <w:lvlJc w:val="left"/>
      <w:pPr>
        <w:ind w:left="1860" w:hanging="360"/>
      </w:pPr>
      <w:rPr>
        <w:rFonts w:ascii="Wingdings" w:hAnsi="Wingdings" w:hint="default"/>
      </w:rPr>
    </w:lvl>
    <w:lvl w:ilvl="3" w:tplc="04160001" w:tentative="1">
      <w:start w:val="1"/>
      <w:numFmt w:val="bullet"/>
      <w:lvlText w:val=""/>
      <w:lvlJc w:val="left"/>
      <w:pPr>
        <w:ind w:left="2580" w:hanging="360"/>
      </w:pPr>
      <w:rPr>
        <w:rFonts w:ascii="Symbol" w:hAnsi="Symbol" w:hint="default"/>
      </w:rPr>
    </w:lvl>
    <w:lvl w:ilvl="4" w:tplc="04160003" w:tentative="1">
      <w:start w:val="1"/>
      <w:numFmt w:val="bullet"/>
      <w:lvlText w:val="o"/>
      <w:lvlJc w:val="left"/>
      <w:pPr>
        <w:ind w:left="3300" w:hanging="360"/>
      </w:pPr>
      <w:rPr>
        <w:rFonts w:ascii="Courier New" w:hAnsi="Courier New" w:cs="Courier New" w:hint="default"/>
      </w:rPr>
    </w:lvl>
    <w:lvl w:ilvl="5" w:tplc="04160005" w:tentative="1">
      <w:start w:val="1"/>
      <w:numFmt w:val="bullet"/>
      <w:lvlText w:val=""/>
      <w:lvlJc w:val="left"/>
      <w:pPr>
        <w:ind w:left="4020" w:hanging="360"/>
      </w:pPr>
      <w:rPr>
        <w:rFonts w:ascii="Wingdings" w:hAnsi="Wingdings" w:hint="default"/>
      </w:rPr>
    </w:lvl>
    <w:lvl w:ilvl="6" w:tplc="04160001" w:tentative="1">
      <w:start w:val="1"/>
      <w:numFmt w:val="bullet"/>
      <w:lvlText w:val=""/>
      <w:lvlJc w:val="left"/>
      <w:pPr>
        <w:ind w:left="4740" w:hanging="360"/>
      </w:pPr>
      <w:rPr>
        <w:rFonts w:ascii="Symbol" w:hAnsi="Symbol" w:hint="default"/>
      </w:rPr>
    </w:lvl>
    <w:lvl w:ilvl="7" w:tplc="04160003" w:tentative="1">
      <w:start w:val="1"/>
      <w:numFmt w:val="bullet"/>
      <w:lvlText w:val="o"/>
      <w:lvlJc w:val="left"/>
      <w:pPr>
        <w:ind w:left="5460" w:hanging="360"/>
      </w:pPr>
      <w:rPr>
        <w:rFonts w:ascii="Courier New" w:hAnsi="Courier New" w:cs="Courier New" w:hint="default"/>
      </w:rPr>
    </w:lvl>
    <w:lvl w:ilvl="8" w:tplc="04160005" w:tentative="1">
      <w:start w:val="1"/>
      <w:numFmt w:val="bullet"/>
      <w:lvlText w:val=""/>
      <w:lvlJc w:val="left"/>
      <w:pPr>
        <w:ind w:left="6180" w:hanging="360"/>
      </w:pPr>
      <w:rPr>
        <w:rFonts w:ascii="Wingdings" w:hAnsi="Wingdings" w:hint="default"/>
      </w:rPr>
    </w:lvl>
  </w:abstractNum>
  <w:abstractNum w:abstractNumId="4" w15:restartNumberingAfterBreak="0">
    <w:nsid w:val="134D17C9"/>
    <w:multiLevelType w:val="hybridMultilevel"/>
    <w:tmpl w:val="66DC7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7019BF"/>
    <w:multiLevelType w:val="hybridMultilevel"/>
    <w:tmpl w:val="C05AB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9616B6"/>
    <w:multiLevelType w:val="hybridMultilevel"/>
    <w:tmpl w:val="DC1813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CC6146D"/>
    <w:multiLevelType w:val="hybridMultilevel"/>
    <w:tmpl w:val="D7BA9036"/>
    <w:lvl w:ilvl="0" w:tplc="8042C96C">
      <w:start w:val="1"/>
      <w:numFmt w:val="upperLetter"/>
      <w:lvlText w:val="%1."/>
      <w:lvlJc w:val="left"/>
      <w:pPr>
        <w:ind w:left="1440" w:hanging="360"/>
      </w:pPr>
      <w:rPr>
        <w:rFonts w:cs="Times New Roman" w:hint="default"/>
      </w:rPr>
    </w:lvl>
    <w:lvl w:ilvl="1" w:tplc="04160019" w:tentative="1">
      <w:start w:val="1"/>
      <w:numFmt w:val="lowerLetter"/>
      <w:lvlText w:val="%2."/>
      <w:lvlJc w:val="left"/>
      <w:pPr>
        <w:ind w:left="2160" w:hanging="360"/>
      </w:pPr>
      <w:rPr>
        <w:rFonts w:cs="Times New Roman"/>
      </w:rPr>
    </w:lvl>
    <w:lvl w:ilvl="2" w:tplc="0416001B" w:tentative="1">
      <w:start w:val="1"/>
      <w:numFmt w:val="lowerRoman"/>
      <w:lvlText w:val="%3."/>
      <w:lvlJc w:val="right"/>
      <w:pPr>
        <w:ind w:left="2880" w:hanging="180"/>
      </w:pPr>
      <w:rPr>
        <w:rFonts w:cs="Times New Roman"/>
      </w:rPr>
    </w:lvl>
    <w:lvl w:ilvl="3" w:tplc="0416000F" w:tentative="1">
      <w:start w:val="1"/>
      <w:numFmt w:val="decimal"/>
      <w:lvlText w:val="%4."/>
      <w:lvlJc w:val="left"/>
      <w:pPr>
        <w:ind w:left="3600" w:hanging="360"/>
      </w:pPr>
      <w:rPr>
        <w:rFonts w:cs="Times New Roman"/>
      </w:rPr>
    </w:lvl>
    <w:lvl w:ilvl="4" w:tplc="04160019" w:tentative="1">
      <w:start w:val="1"/>
      <w:numFmt w:val="lowerLetter"/>
      <w:lvlText w:val="%5."/>
      <w:lvlJc w:val="left"/>
      <w:pPr>
        <w:ind w:left="4320" w:hanging="360"/>
      </w:pPr>
      <w:rPr>
        <w:rFonts w:cs="Times New Roman"/>
      </w:rPr>
    </w:lvl>
    <w:lvl w:ilvl="5" w:tplc="0416001B" w:tentative="1">
      <w:start w:val="1"/>
      <w:numFmt w:val="lowerRoman"/>
      <w:lvlText w:val="%6."/>
      <w:lvlJc w:val="right"/>
      <w:pPr>
        <w:ind w:left="5040" w:hanging="180"/>
      </w:pPr>
      <w:rPr>
        <w:rFonts w:cs="Times New Roman"/>
      </w:rPr>
    </w:lvl>
    <w:lvl w:ilvl="6" w:tplc="0416000F" w:tentative="1">
      <w:start w:val="1"/>
      <w:numFmt w:val="decimal"/>
      <w:lvlText w:val="%7."/>
      <w:lvlJc w:val="left"/>
      <w:pPr>
        <w:ind w:left="5760" w:hanging="360"/>
      </w:pPr>
      <w:rPr>
        <w:rFonts w:cs="Times New Roman"/>
      </w:rPr>
    </w:lvl>
    <w:lvl w:ilvl="7" w:tplc="04160019" w:tentative="1">
      <w:start w:val="1"/>
      <w:numFmt w:val="lowerLetter"/>
      <w:lvlText w:val="%8."/>
      <w:lvlJc w:val="left"/>
      <w:pPr>
        <w:ind w:left="6480" w:hanging="360"/>
      </w:pPr>
      <w:rPr>
        <w:rFonts w:cs="Times New Roman"/>
      </w:rPr>
    </w:lvl>
    <w:lvl w:ilvl="8" w:tplc="0416001B" w:tentative="1">
      <w:start w:val="1"/>
      <w:numFmt w:val="lowerRoman"/>
      <w:lvlText w:val="%9."/>
      <w:lvlJc w:val="right"/>
      <w:pPr>
        <w:ind w:left="7200" w:hanging="180"/>
      </w:pPr>
      <w:rPr>
        <w:rFonts w:cs="Times New Roman"/>
      </w:rPr>
    </w:lvl>
  </w:abstractNum>
  <w:abstractNum w:abstractNumId="8" w15:restartNumberingAfterBreak="0">
    <w:nsid w:val="1E7E0921"/>
    <w:multiLevelType w:val="hybridMultilevel"/>
    <w:tmpl w:val="E452B2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21B131FD"/>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4127B56"/>
    <w:multiLevelType w:val="hybridMultilevel"/>
    <w:tmpl w:val="AD40DB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A165A18"/>
    <w:multiLevelType w:val="hybridMultilevel"/>
    <w:tmpl w:val="1B48F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BFD54A3"/>
    <w:multiLevelType w:val="hybridMultilevel"/>
    <w:tmpl w:val="D05ACBAE"/>
    <w:lvl w:ilvl="0" w:tplc="558EBB9A">
      <w:start w:val="1"/>
      <w:numFmt w:val="bullet"/>
      <w:pStyle w:val="ListBullet2"/>
      <w:lvlText w:val="–"/>
      <w:lvlJc w:val="left"/>
      <w:pPr>
        <w:tabs>
          <w:tab w:val="num" w:pos="720"/>
        </w:tabs>
        <w:ind w:left="720" w:hanging="360"/>
      </w:pPr>
      <w:rPr>
        <w:rFonts w:ascii="Courier New" w:hAnsi="Courier New" w:hint="default"/>
      </w:rPr>
    </w:lvl>
    <w:lvl w:ilvl="1" w:tplc="59127028" w:tentative="1">
      <w:start w:val="1"/>
      <w:numFmt w:val="bullet"/>
      <w:lvlText w:val=""/>
      <w:lvlJc w:val="left"/>
      <w:pPr>
        <w:tabs>
          <w:tab w:val="num" w:pos="1440"/>
        </w:tabs>
        <w:ind w:left="1440" w:hanging="360"/>
      </w:pPr>
      <w:rPr>
        <w:rFonts w:ascii="Wingdings" w:hAnsi="Wingdings" w:hint="default"/>
      </w:rPr>
    </w:lvl>
    <w:lvl w:ilvl="2" w:tplc="27B48616" w:tentative="1">
      <w:start w:val="1"/>
      <w:numFmt w:val="bullet"/>
      <w:lvlText w:val=""/>
      <w:lvlJc w:val="left"/>
      <w:pPr>
        <w:tabs>
          <w:tab w:val="num" w:pos="2160"/>
        </w:tabs>
        <w:ind w:left="2160" w:hanging="360"/>
      </w:pPr>
      <w:rPr>
        <w:rFonts w:ascii="Wingdings" w:hAnsi="Wingdings" w:hint="default"/>
      </w:rPr>
    </w:lvl>
    <w:lvl w:ilvl="3" w:tplc="96B04DA8" w:tentative="1">
      <w:start w:val="1"/>
      <w:numFmt w:val="bullet"/>
      <w:lvlText w:val=""/>
      <w:lvlJc w:val="left"/>
      <w:pPr>
        <w:tabs>
          <w:tab w:val="num" w:pos="2880"/>
        </w:tabs>
        <w:ind w:left="2880" w:hanging="360"/>
      </w:pPr>
      <w:rPr>
        <w:rFonts w:ascii="Wingdings" w:hAnsi="Wingdings" w:hint="default"/>
      </w:rPr>
    </w:lvl>
    <w:lvl w:ilvl="4" w:tplc="8F9E48BE" w:tentative="1">
      <w:start w:val="1"/>
      <w:numFmt w:val="bullet"/>
      <w:lvlText w:val=""/>
      <w:lvlJc w:val="left"/>
      <w:pPr>
        <w:tabs>
          <w:tab w:val="num" w:pos="3600"/>
        </w:tabs>
        <w:ind w:left="3600" w:hanging="360"/>
      </w:pPr>
      <w:rPr>
        <w:rFonts w:ascii="Wingdings" w:hAnsi="Wingdings" w:hint="default"/>
      </w:rPr>
    </w:lvl>
    <w:lvl w:ilvl="5" w:tplc="05D4E5A2" w:tentative="1">
      <w:start w:val="1"/>
      <w:numFmt w:val="bullet"/>
      <w:lvlText w:val=""/>
      <w:lvlJc w:val="left"/>
      <w:pPr>
        <w:tabs>
          <w:tab w:val="num" w:pos="4320"/>
        </w:tabs>
        <w:ind w:left="4320" w:hanging="360"/>
      </w:pPr>
      <w:rPr>
        <w:rFonts w:ascii="Wingdings" w:hAnsi="Wingdings" w:hint="default"/>
      </w:rPr>
    </w:lvl>
    <w:lvl w:ilvl="6" w:tplc="2D98744C" w:tentative="1">
      <w:start w:val="1"/>
      <w:numFmt w:val="bullet"/>
      <w:lvlText w:val=""/>
      <w:lvlJc w:val="left"/>
      <w:pPr>
        <w:tabs>
          <w:tab w:val="num" w:pos="5040"/>
        </w:tabs>
        <w:ind w:left="5040" w:hanging="360"/>
      </w:pPr>
      <w:rPr>
        <w:rFonts w:ascii="Wingdings" w:hAnsi="Wingdings" w:hint="default"/>
      </w:rPr>
    </w:lvl>
    <w:lvl w:ilvl="7" w:tplc="1180980A" w:tentative="1">
      <w:start w:val="1"/>
      <w:numFmt w:val="bullet"/>
      <w:lvlText w:val=""/>
      <w:lvlJc w:val="left"/>
      <w:pPr>
        <w:tabs>
          <w:tab w:val="num" w:pos="5760"/>
        </w:tabs>
        <w:ind w:left="5760" w:hanging="360"/>
      </w:pPr>
      <w:rPr>
        <w:rFonts w:ascii="Wingdings" w:hAnsi="Wingdings" w:hint="default"/>
      </w:rPr>
    </w:lvl>
    <w:lvl w:ilvl="8" w:tplc="2A962DF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34C1514"/>
    <w:multiLevelType w:val="hybridMultilevel"/>
    <w:tmpl w:val="4A8EC0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949E8"/>
    <w:multiLevelType w:val="hybridMultilevel"/>
    <w:tmpl w:val="2474C472"/>
    <w:lvl w:ilvl="0" w:tplc="04160015">
      <w:start w:val="1"/>
      <w:numFmt w:val="upperLetter"/>
      <w:lvlText w:val="%1."/>
      <w:lvlJc w:val="left"/>
      <w:pPr>
        <w:ind w:left="1440" w:hanging="360"/>
      </w:pPr>
      <w:rPr>
        <w:rFonts w:cs="Times New Roman" w:hint="default"/>
      </w:rPr>
    </w:lvl>
    <w:lvl w:ilvl="1" w:tplc="04160019" w:tentative="1">
      <w:start w:val="1"/>
      <w:numFmt w:val="lowerLetter"/>
      <w:lvlText w:val="%2."/>
      <w:lvlJc w:val="left"/>
      <w:pPr>
        <w:ind w:left="2160" w:hanging="360"/>
      </w:pPr>
      <w:rPr>
        <w:rFonts w:cs="Times New Roman"/>
      </w:rPr>
    </w:lvl>
    <w:lvl w:ilvl="2" w:tplc="0416001B" w:tentative="1">
      <w:start w:val="1"/>
      <w:numFmt w:val="lowerRoman"/>
      <w:lvlText w:val="%3."/>
      <w:lvlJc w:val="right"/>
      <w:pPr>
        <w:ind w:left="2880" w:hanging="180"/>
      </w:pPr>
      <w:rPr>
        <w:rFonts w:cs="Times New Roman"/>
      </w:rPr>
    </w:lvl>
    <w:lvl w:ilvl="3" w:tplc="0416000F" w:tentative="1">
      <w:start w:val="1"/>
      <w:numFmt w:val="decimal"/>
      <w:lvlText w:val="%4."/>
      <w:lvlJc w:val="left"/>
      <w:pPr>
        <w:ind w:left="3600" w:hanging="360"/>
      </w:pPr>
      <w:rPr>
        <w:rFonts w:cs="Times New Roman"/>
      </w:rPr>
    </w:lvl>
    <w:lvl w:ilvl="4" w:tplc="04160019" w:tentative="1">
      <w:start w:val="1"/>
      <w:numFmt w:val="lowerLetter"/>
      <w:lvlText w:val="%5."/>
      <w:lvlJc w:val="left"/>
      <w:pPr>
        <w:ind w:left="4320" w:hanging="360"/>
      </w:pPr>
      <w:rPr>
        <w:rFonts w:cs="Times New Roman"/>
      </w:rPr>
    </w:lvl>
    <w:lvl w:ilvl="5" w:tplc="0416001B" w:tentative="1">
      <w:start w:val="1"/>
      <w:numFmt w:val="lowerRoman"/>
      <w:lvlText w:val="%6."/>
      <w:lvlJc w:val="right"/>
      <w:pPr>
        <w:ind w:left="5040" w:hanging="180"/>
      </w:pPr>
      <w:rPr>
        <w:rFonts w:cs="Times New Roman"/>
      </w:rPr>
    </w:lvl>
    <w:lvl w:ilvl="6" w:tplc="0416000F" w:tentative="1">
      <w:start w:val="1"/>
      <w:numFmt w:val="decimal"/>
      <w:lvlText w:val="%7."/>
      <w:lvlJc w:val="left"/>
      <w:pPr>
        <w:ind w:left="5760" w:hanging="360"/>
      </w:pPr>
      <w:rPr>
        <w:rFonts w:cs="Times New Roman"/>
      </w:rPr>
    </w:lvl>
    <w:lvl w:ilvl="7" w:tplc="04160019" w:tentative="1">
      <w:start w:val="1"/>
      <w:numFmt w:val="lowerLetter"/>
      <w:lvlText w:val="%8."/>
      <w:lvlJc w:val="left"/>
      <w:pPr>
        <w:ind w:left="6480" w:hanging="360"/>
      </w:pPr>
      <w:rPr>
        <w:rFonts w:cs="Times New Roman"/>
      </w:rPr>
    </w:lvl>
    <w:lvl w:ilvl="8" w:tplc="0416001B" w:tentative="1">
      <w:start w:val="1"/>
      <w:numFmt w:val="lowerRoman"/>
      <w:lvlText w:val="%9."/>
      <w:lvlJc w:val="right"/>
      <w:pPr>
        <w:ind w:left="7200" w:hanging="180"/>
      </w:pPr>
      <w:rPr>
        <w:rFonts w:cs="Times New Roman"/>
      </w:rPr>
    </w:lvl>
  </w:abstractNum>
  <w:abstractNum w:abstractNumId="15" w15:restartNumberingAfterBreak="0">
    <w:nsid w:val="36104770"/>
    <w:multiLevelType w:val="hybridMultilevel"/>
    <w:tmpl w:val="D284C38C"/>
    <w:lvl w:ilvl="0" w:tplc="4A0C356A">
      <w:start w:val="1"/>
      <w:numFmt w:val="decimal"/>
      <w:lvlText w:val="%1"/>
      <w:lvlJc w:val="left"/>
      <w:pPr>
        <w:ind w:left="360" w:hanging="360"/>
      </w:pPr>
      <w:rPr>
        <w:rFonts w:ascii="Calibri" w:hAnsi="Calibri" w:cs="Tahoma"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D558B9"/>
    <w:multiLevelType w:val="hybridMultilevel"/>
    <w:tmpl w:val="080860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B2A7DEE"/>
    <w:multiLevelType w:val="hybridMultilevel"/>
    <w:tmpl w:val="D3E6BA6E"/>
    <w:lvl w:ilvl="0" w:tplc="82F46318">
      <w:start w:val="1"/>
      <w:numFmt w:val="decimal"/>
      <w:lvlText w:val="%1."/>
      <w:lvlJc w:val="left"/>
      <w:pPr>
        <w:ind w:left="1440" w:hanging="360"/>
      </w:pPr>
      <w:rPr>
        <w:rFonts w:hint="default"/>
        <w:b/>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3DCB62DC"/>
    <w:multiLevelType w:val="hybridMultilevel"/>
    <w:tmpl w:val="BD4C93B6"/>
    <w:lvl w:ilvl="0" w:tplc="4A0C356A">
      <w:start w:val="1"/>
      <w:numFmt w:val="decimal"/>
      <w:lvlText w:val="%1"/>
      <w:lvlJc w:val="left"/>
      <w:pPr>
        <w:ind w:left="720" w:hanging="360"/>
      </w:pPr>
      <w:rPr>
        <w:rFonts w:ascii="Calibri" w:hAnsi="Calibri" w:cs="Tahom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C5E8B"/>
    <w:multiLevelType w:val="hybridMultilevel"/>
    <w:tmpl w:val="588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23C1"/>
    <w:multiLevelType w:val="hybridMultilevel"/>
    <w:tmpl w:val="AE4AC604"/>
    <w:lvl w:ilvl="0" w:tplc="04160001">
      <w:start w:val="1"/>
      <w:numFmt w:val="bullet"/>
      <w:lvlText w:val=""/>
      <w:lvlJc w:val="left"/>
      <w:pPr>
        <w:ind w:left="750" w:hanging="360"/>
      </w:pPr>
      <w:rPr>
        <w:rFonts w:ascii="Symbol" w:hAnsi="Symbol" w:hint="default"/>
      </w:rPr>
    </w:lvl>
    <w:lvl w:ilvl="1" w:tplc="04160003" w:tentative="1">
      <w:start w:val="1"/>
      <w:numFmt w:val="bullet"/>
      <w:lvlText w:val="o"/>
      <w:lvlJc w:val="left"/>
      <w:pPr>
        <w:ind w:left="1470" w:hanging="360"/>
      </w:pPr>
      <w:rPr>
        <w:rFonts w:ascii="Courier New" w:hAnsi="Courier New" w:cs="Courier New" w:hint="default"/>
      </w:rPr>
    </w:lvl>
    <w:lvl w:ilvl="2" w:tplc="04160005" w:tentative="1">
      <w:start w:val="1"/>
      <w:numFmt w:val="bullet"/>
      <w:lvlText w:val=""/>
      <w:lvlJc w:val="left"/>
      <w:pPr>
        <w:ind w:left="2190" w:hanging="360"/>
      </w:pPr>
      <w:rPr>
        <w:rFonts w:ascii="Wingdings" w:hAnsi="Wingdings" w:hint="default"/>
      </w:rPr>
    </w:lvl>
    <w:lvl w:ilvl="3" w:tplc="04160001" w:tentative="1">
      <w:start w:val="1"/>
      <w:numFmt w:val="bullet"/>
      <w:lvlText w:val=""/>
      <w:lvlJc w:val="left"/>
      <w:pPr>
        <w:ind w:left="2910" w:hanging="360"/>
      </w:pPr>
      <w:rPr>
        <w:rFonts w:ascii="Symbol" w:hAnsi="Symbol" w:hint="default"/>
      </w:rPr>
    </w:lvl>
    <w:lvl w:ilvl="4" w:tplc="04160003" w:tentative="1">
      <w:start w:val="1"/>
      <w:numFmt w:val="bullet"/>
      <w:lvlText w:val="o"/>
      <w:lvlJc w:val="left"/>
      <w:pPr>
        <w:ind w:left="3630" w:hanging="360"/>
      </w:pPr>
      <w:rPr>
        <w:rFonts w:ascii="Courier New" w:hAnsi="Courier New" w:cs="Courier New" w:hint="default"/>
      </w:rPr>
    </w:lvl>
    <w:lvl w:ilvl="5" w:tplc="04160005" w:tentative="1">
      <w:start w:val="1"/>
      <w:numFmt w:val="bullet"/>
      <w:lvlText w:val=""/>
      <w:lvlJc w:val="left"/>
      <w:pPr>
        <w:ind w:left="4350" w:hanging="360"/>
      </w:pPr>
      <w:rPr>
        <w:rFonts w:ascii="Wingdings" w:hAnsi="Wingdings" w:hint="default"/>
      </w:rPr>
    </w:lvl>
    <w:lvl w:ilvl="6" w:tplc="04160001" w:tentative="1">
      <w:start w:val="1"/>
      <w:numFmt w:val="bullet"/>
      <w:lvlText w:val=""/>
      <w:lvlJc w:val="left"/>
      <w:pPr>
        <w:ind w:left="5070" w:hanging="360"/>
      </w:pPr>
      <w:rPr>
        <w:rFonts w:ascii="Symbol" w:hAnsi="Symbol" w:hint="default"/>
      </w:rPr>
    </w:lvl>
    <w:lvl w:ilvl="7" w:tplc="04160003" w:tentative="1">
      <w:start w:val="1"/>
      <w:numFmt w:val="bullet"/>
      <w:lvlText w:val="o"/>
      <w:lvlJc w:val="left"/>
      <w:pPr>
        <w:ind w:left="5790" w:hanging="360"/>
      </w:pPr>
      <w:rPr>
        <w:rFonts w:ascii="Courier New" w:hAnsi="Courier New" w:cs="Courier New" w:hint="default"/>
      </w:rPr>
    </w:lvl>
    <w:lvl w:ilvl="8" w:tplc="04160005" w:tentative="1">
      <w:start w:val="1"/>
      <w:numFmt w:val="bullet"/>
      <w:lvlText w:val=""/>
      <w:lvlJc w:val="left"/>
      <w:pPr>
        <w:ind w:left="6510" w:hanging="360"/>
      </w:pPr>
      <w:rPr>
        <w:rFonts w:ascii="Wingdings" w:hAnsi="Wingdings" w:hint="default"/>
      </w:rPr>
    </w:lvl>
  </w:abstractNum>
  <w:abstractNum w:abstractNumId="21" w15:restartNumberingAfterBreak="0">
    <w:nsid w:val="42D932B6"/>
    <w:multiLevelType w:val="hybridMultilevel"/>
    <w:tmpl w:val="D7BA9036"/>
    <w:lvl w:ilvl="0" w:tplc="8042C96C">
      <w:start w:val="1"/>
      <w:numFmt w:val="upperLetter"/>
      <w:lvlText w:val="%1."/>
      <w:lvlJc w:val="left"/>
      <w:pPr>
        <w:ind w:left="1440" w:hanging="360"/>
      </w:pPr>
      <w:rPr>
        <w:rFonts w:cs="Times New Roman" w:hint="default"/>
      </w:rPr>
    </w:lvl>
    <w:lvl w:ilvl="1" w:tplc="04160019" w:tentative="1">
      <w:start w:val="1"/>
      <w:numFmt w:val="lowerLetter"/>
      <w:lvlText w:val="%2."/>
      <w:lvlJc w:val="left"/>
      <w:pPr>
        <w:ind w:left="2160" w:hanging="360"/>
      </w:pPr>
      <w:rPr>
        <w:rFonts w:cs="Times New Roman"/>
      </w:rPr>
    </w:lvl>
    <w:lvl w:ilvl="2" w:tplc="0416001B" w:tentative="1">
      <w:start w:val="1"/>
      <w:numFmt w:val="lowerRoman"/>
      <w:lvlText w:val="%3."/>
      <w:lvlJc w:val="right"/>
      <w:pPr>
        <w:ind w:left="2880" w:hanging="180"/>
      </w:pPr>
      <w:rPr>
        <w:rFonts w:cs="Times New Roman"/>
      </w:rPr>
    </w:lvl>
    <w:lvl w:ilvl="3" w:tplc="0416000F" w:tentative="1">
      <w:start w:val="1"/>
      <w:numFmt w:val="decimal"/>
      <w:lvlText w:val="%4."/>
      <w:lvlJc w:val="left"/>
      <w:pPr>
        <w:ind w:left="3600" w:hanging="360"/>
      </w:pPr>
      <w:rPr>
        <w:rFonts w:cs="Times New Roman"/>
      </w:rPr>
    </w:lvl>
    <w:lvl w:ilvl="4" w:tplc="04160019" w:tentative="1">
      <w:start w:val="1"/>
      <w:numFmt w:val="lowerLetter"/>
      <w:lvlText w:val="%5."/>
      <w:lvlJc w:val="left"/>
      <w:pPr>
        <w:ind w:left="4320" w:hanging="360"/>
      </w:pPr>
      <w:rPr>
        <w:rFonts w:cs="Times New Roman"/>
      </w:rPr>
    </w:lvl>
    <w:lvl w:ilvl="5" w:tplc="0416001B" w:tentative="1">
      <w:start w:val="1"/>
      <w:numFmt w:val="lowerRoman"/>
      <w:lvlText w:val="%6."/>
      <w:lvlJc w:val="right"/>
      <w:pPr>
        <w:ind w:left="5040" w:hanging="180"/>
      </w:pPr>
      <w:rPr>
        <w:rFonts w:cs="Times New Roman"/>
      </w:rPr>
    </w:lvl>
    <w:lvl w:ilvl="6" w:tplc="0416000F" w:tentative="1">
      <w:start w:val="1"/>
      <w:numFmt w:val="decimal"/>
      <w:lvlText w:val="%7."/>
      <w:lvlJc w:val="left"/>
      <w:pPr>
        <w:ind w:left="5760" w:hanging="360"/>
      </w:pPr>
      <w:rPr>
        <w:rFonts w:cs="Times New Roman"/>
      </w:rPr>
    </w:lvl>
    <w:lvl w:ilvl="7" w:tplc="04160019" w:tentative="1">
      <w:start w:val="1"/>
      <w:numFmt w:val="lowerLetter"/>
      <w:lvlText w:val="%8."/>
      <w:lvlJc w:val="left"/>
      <w:pPr>
        <w:ind w:left="6480" w:hanging="360"/>
      </w:pPr>
      <w:rPr>
        <w:rFonts w:cs="Times New Roman"/>
      </w:rPr>
    </w:lvl>
    <w:lvl w:ilvl="8" w:tplc="0416001B" w:tentative="1">
      <w:start w:val="1"/>
      <w:numFmt w:val="lowerRoman"/>
      <w:lvlText w:val="%9."/>
      <w:lvlJc w:val="right"/>
      <w:pPr>
        <w:ind w:left="7200" w:hanging="180"/>
      </w:pPr>
      <w:rPr>
        <w:rFonts w:cs="Times New Roman"/>
      </w:rPr>
    </w:lvl>
  </w:abstractNum>
  <w:abstractNum w:abstractNumId="22" w15:restartNumberingAfterBreak="0">
    <w:nsid w:val="492849AA"/>
    <w:multiLevelType w:val="hybridMultilevel"/>
    <w:tmpl w:val="615EB5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A1E1385"/>
    <w:multiLevelType w:val="hybridMultilevel"/>
    <w:tmpl w:val="7284AF4E"/>
    <w:lvl w:ilvl="0" w:tplc="5C8C006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AFB55B4"/>
    <w:multiLevelType w:val="multilevel"/>
    <w:tmpl w:val="D0CE1A1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7912B3C"/>
    <w:multiLevelType w:val="hybridMultilevel"/>
    <w:tmpl w:val="CA1C46A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58434E78"/>
    <w:multiLevelType w:val="multilevel"/>
    <w:tmpl w:val="40824E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ascii="Arial" w:hAnsi="Arial" w:cs="Arial"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592354D3"/>
    <w:multiLevelType w:val="hybridMultilevel"/>
    <w:tmpl w:val="C2D865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8" w15:restartNumberingAfterBreak="0">
    <w:nsid w:val="59AB3CBD"/>
    <w:multiLevelType w:val="hybridMultilevel"/>
    <w:tmpl w:val="2474C472"/>
    <w:lvl w:ilvl="0" w:tplc="04160015">
      <w:start w:val="1"/>
      <w:numFmt w:val="upperLetter"/>
      <w:lvlText w:val="%1."/>
      <w:lvlJc w:val="left"/>
      <w:pPr>
        <w:ind w:left="1440" w:hanging="360"/>
      </w:pPr>
      <w:rPr>
        <w:rFonts w:cs="Times New Roman" w:hint="default"/>
      </w:rPr>
    </w:lvl>
    <w:lvl w:ilvl="1" w:tplc="04160019" w:tentative="1">
      <w:start w:val="1"/>
      <w:numFmt w:val="lowerLetter"/>
      <w:lvlText w:val="%2."/>
      <w:lvlJc w:val="left"/>
      <w:pPr>
        <w:ind w:left="2160" w:hanging="360"/>
      </w:pPr>
      <w:rPr>
        <w:rFonts w:cs="Times New Roman"/>
      </w:rPr>
    </w:lvl>
    <w:lvl w:ilvl="2" w:tplc="0416001B" w:tentative="1">
      <w:start w:val="1"/>
      <w:numFmt w:val="lowerRoman"/>
      <w:lvlText w:val="%3."/>
      <w:lvlJc w:val="right"/>
      <w:pPr>
        <w:ind w:left="2880" w:hanging="180"/>
      </w:pPr>
      <w:rPr>
        <w:rFonts w:cs="Times New Roman"/>
      </w:rPr>
    </w:lvl>
    <w:lvl w:ilvl="3" w:tplc="0416000F" w:tentative="1">
      <w:start w:val="1"/>
      <w:numFmt w:val="decimal"/>
      <w:lvlText w:val="%4."/>
      <w:lvlJc w:val="left"/>
      <w:pPr>
        <w:ind w:left="3600" w:hanging="360"/>
      </w:pPr>
      <w:rPr>
        <w:rFonts w:cs="Times New Roman"/>
      </w:rPr>
    </w:lvl>
    <w:lvl w:ilvl="4" w:tplc="04160019" w:tentative="1">
      <w:start w:val="1"/>
      <w:numFmt w:val="lowerLetter"/>
      <w:lvlText w:val="%5."/>
      <w:lvlJc w:val="left"/>
      <w:pPr>
        <w:ind w:left="4320" w:hanging="360"/>
      </w:pPr>
      <w:rPr>
        <w:rFonts w:cs="Times New Roman"/>
      </w:rPr>
    </w:lvl>
    <w:lvl w:ilvl="5" w:tplc="0416001B" w:tentative="1">
      <w:start w:val="1"/>
      <w:numFmt w:val="lowerRoman"/>
      <w:lvlText w:val="%6."/>
      <w:lvlJc w:val="right"/>
      <w:pPr>
        <w:ind w:left="5040" w:hanging="180"/>
      </w:pPr>
      <w:rPr>
        <w:rFonts w:cs="Times New Roman"/>
      </w:rPr>
    </w:lvl>
    <w:lvl w:ilvl="6" w:tplc="0416000F" w:tentative="1">
      <w:start w:val="1"/>
      <w:numFmt w:val="decimal"/>
      <w:lvlText w:val="%7."/>
      <w:lvlJc w:val="left"/>
      <w:pPr>
        <w:ind w:left="5760" w:hanging="360"/>
      </w:pPr>
      <w:rPr>
        <w:rFonts w:cs="Times New Roman"/>
      </w:rPr>
    </w:lvl>
    <w:lvl w:ilvl="7" w:tplc="04160019" w:tentative="1">
      <w:start w:val="1"/>
      <w:numFmt w:val="lowerLetter"/>
      <w:lvlText w:val="%8."/>
      <w:lvlJc w:val="left"/>
      <w:pPr>
        <w:ind w:left="6480" w:hanging="360"/>
      </w:pPr>
      <w:rPr>
        <w:rFonts w:cs="Times New Roman"/>
      </w:rPr>
    </w:lvl>
    <w:lvl w:ilvl="8" w:tplc="0416001B" w:tentative="1">
      <w:start w:val="1"/>
      <w:numFmt w:val="lowerRoman"/>
      <w:lvlText w:val="%9."/>
      <w:lvlJc w:val="right"/>
      <w:pPr>
        <w:ind w:left="7200" w:hanging="180"/>
      </w:pPr>
      <w:rPr>
        <w:rFonts w:cs="Times New Roman"/>
      </w:rPr>
    </w:lvl>
  </w:abstractNum>
  <w:abstractNum w:abstractNumId="29" w15:restartNumberingAfterBreak="0">
    <w:nsid w:val="59E027BF"/>
    <w:multiLevelType w:val="hybridMultilevel"/>
    <w:tmpl w:val="EB0CF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045137E"/>
    <w:multiLevelType w:val="multilevel"/>
    <w:tmpl w:val="D0CE1A1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5EB3D50"/>
    <w:multiLevelType w:val="hybridMultilevel"/>
    <w:tmpl w:val="0AF000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913018"/>
    <w:multiLevelType w:val="hybridMultilevel"/>
    <w:tmpl w:val="723E0F6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15:restartNumberingAfterBreak="0">
    <w:nsid w:val="72FA38ED"/>
    <w:multiLevelType w:val="hybridMultilevel"/>
    <w:tmpl w:val="A462B022"/>
    <w:lvl w:ilvl="0" w:tplc="7F5A2F8E">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746A623A"/>
    <w:multiLevelType w:val="hybridMultilevel"/>
    <w:tmpl w:val="48F6718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75DF2D89"/>
    <w:multiLevelType w:val="hybridMultilevel"/>
    <w:tmpl w:val="A0D6A926"/>
    <w:lvl w:ilvl="0" w:tplc="F8E0556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2"/>
  </w:num>
  <w:num w:numId="2">
    <w:abstractNumId w:val="26"/>
  </w:num>
  <w:num w:numId="3">
    <w:abstractNumId w:val="12"/>
  </w:num>
  <w:num w:numId="4">
    <w:abstractNumId w:val="32"/>
  </w:num>
  <w:num w:numId="5">
    <w:abstractNumId w:val="30"/>
  </w:num>
  <w:num w:numId="6">
    <w:abstractNumId w:val="24"/>
  </w:num>
  <w:num w:numId="7">
    <w:abstractNumId w:val="27"/>
  </w:num>
  <w:num w:numId="8">
    <w:abstractNumId w:val="13"/>
  </w:num>
  <w:num w:numId="9">
    <w:abstractNumId w:val="18"/>
  </w:num>
  <w:num w:numId="10">
    <w:abstractNumId w:val="15"/>
  </w:num>
  <w:num w:numId="11">
    <w:abstractNumId w:val="29"/>
  </w:num>
  <w:num w:numId="12">
    <w:abstractNumId w:val="20"/>
  </w:num>
  <w:num w:numId="13">
    <w:abstractNumId w:val="22"/>
  </w:num>
  <w:num w:numId="14">
    <w:abstractNumId w:val="11"/>
  </w:num>
  <w:num w:numId="15">
    <w:abstractNumId w:val="6"/>
  </w:num>
  <w:num w:numId="16">
    <w:abstractNumId w:val="10"/>
  </w:num>
  <w:num w:numId="17">
    <w:abstractNumId w:val="16"/>
  </w:num>
  <w:num w:numId="18">
    <w:abstractNumId w:val="9"/>
  </w:num>
  <w:num w:numId="19">
    <w:abstractNumId w:val="8"/>
  </w:num>
  <w:num w:numId="20">
    <w:abstractNumId w:val="34"/>
  </w:num>
  <w:num w:numId="21">
    <w:abstractNumId w:val="5"/>
  </w:num>
  <w:num w:numId="22">
    <w:abstractNumId w:val="35"/>
  </w:num>
  <w:num w:numId="23">
    <w:abstractNumId w:val="3"/>
  </w:num>
  <w:num w:numId="24">
    <w:abstractNumId w:val="25"/>
  </w:num>
  <w:num w:numId="25">
    <w:abstractNumId w:val="4"/>
  </w:num>
  <w:num w:numId="26">
    <w:abstractNumId w:val="1"/>
  </w:num>
  <w:num w:numId="27">
    <w:abstractNumId w:val="21"/>
  </w:num>
  <w:num w:numId="28">
    <w:abstractNumId w:val="28"/>
  </w:num>
  <w:num w:numId="29">
    <w:abstractNumId w:val="23"/>
  </w:num>
  <w:num w:numId="30">
    <w:abstractNumId w:val="7"/>
  </w:num>
  <w:num w:numId="31">
    <w:abstractNumId w:val="0"/>
  </w:num>
  <w:num w:numId="32">
    <w:abstractNumId w:val="31"/>
  </w:num>
  <w:num w:numId="33">
    <w:abstractNumId w:val="33"/>
  </w:num>
  <w:num w:numId="34">
    <w:abstractNumId w:val="17"/>
  </w:num>
  <w:num w:numId="35">
    <w:abstractNumId w:val="14"/>
  </w:num>
  <w:num w:numId="36">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hideSpellingErrors/>
  <w:hideGrammaticalErrors/>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919"/>
    <w:rsid w:val="00000B0A"/>
    <w:rsid w:val="00001092"/>
    <w:rsid w:val="00001838"/>
    <w:rsid w:val="000024A0"/>
    <w:rsid w:val="00002EF3"/>
    <w:rsid w:val="000050C1"/>
    <w:rsid w:val="00005284"/>
    <w:rsid w:val="00005B06"/>
    <w:rsid w:val="000065A8"/>
    <w:rsid w:val="000139B0"/>
    <w:rsid w:val="00014E23"/>
    <w:rsid w:val="000155D8"/>
    <w:rsid w:val="00016595"/>
    <w:rsid w:val="00017988"/>
    <w:rsid w:val="000210A8"/>
    <w:rsid w:val="00021EFE"/>
    <w:rsid w:val="00022106"/>
    <w:rsid w:val="000243D1"/>
    <w:rsid w:val="00024EC9"/>
    <w:rsid w:val="0002509A"/>
    <w:rsid w:val="00025D9C"/>
    <w:rsid w:val="00025FA2"/>
    <w:rsid w:val="000260CF"/>
    <w:rsid w:val="000262F7"/>
    <w:rsid w:val="00026958"/>
    <w:rsid w:val="00027B8D"/>
    <w:rsid w:val="00034027"/>
    <w:rsid w:val="000349A9"/>
    <w:rsid w:val="0003531D"/>
    <w:rsid w:val="000353FF"/>
    <w:rsid w:val="00036DDB"/>
    <w:rsid w:val="000370C6"/>
    <w:rsid w:val="0003776A"/>
    <w:rsid w:val="000428CB"/>
    <w:rsid w:val="00043E60"/>
    <w:rsid w:val="000473FF"/>
    <w:rsid w:val="00051706"/>
    <w:rsid w:val="000558DD"/>
    <w:rsid w:val="00056BD2"/>
    <w:rsid w:val="00057D3A"/>
    <w:rsid w:val="00057F75"/>
    <w:rsid w:val="00060EF3"/>
    <w:rsid w:val="0006158E"/>
    <w:rsid w:val="0006290A"/>
    <w:rsid w:val="000638A5"/>
    <w:rsid w:val="00064ACB"/>
    <w:rsid w:val="00064BAA"/>
    <w:rsid w:val="00064F4C"/>
    <w:rsid w:val="00064FC7"/>
    <w:rsid w:val="000651A1"/>
    <w:rsid w:val="000658DC"/>
    <w:rsid w:val="000678E8"/>
    <w:rsid w:val="00071660"/>
    <w:rsid w:val="000721A3"/>
    <w:rsid w:val="000724B6"/>
    <w:rsid w:val="00072D97"/>
    <w:rsid w:val="00074855"/>
    <w:rsid w:val="00075CBD"/>
    <w:rsid w:val="0008183A"/>
    <w:rsid w:val="00081986"/>
    <w:rsid w:val="00082AED"/>
    <w:rsid w:val="00083083"/>
    <w:rsid w:val="000855FE"/>
    <w:rsid w:val="000879B2"/>
    <w:rsid w:val="00090E12"/>
    <w:rsid w:val="0009140E"/>
    <w:rsid w:val="00091C63"/>
    <w:rsid w:val="00093939"/>
    <w:rsid w:val="00093AAF"/>
    <w:rsid w:val="00094331"/>
    <w:rsid w:val="00094865"/>
    <w:rsid w:val="0009612F"/>
    <w:rsid w:val="00097BC1"/>
    <w:rsid w:val="000A00BB"/>
    <w:rsid w:val="000A1707"/>
    <w:rsid w:val="000A40A0"/>
    <w:rsid w:val="000A42BD"/>
    <w:rsid w:val="000A5520"/>
    <w:rsid w:val="000A6002"/>
    <w:rsid w:val="000A672F"/>
    <w:rsid w:val="000A6EE3"/>
    <w:rsid w:val="000B0FC9"/>
    <w:rsid w:val="000B28A6"/>
    <w:rsid w:val="000B3C3F"/>
    <w:rsid w:val="000B468C"/>
    <w:rsid w:val="000B52BA"/>
    <w:rsid w:val="000B621F"/>
    <w:rsid w:val="000B7016"/>
    <w:rsid w:val="000B7293"/>
    <w:rsid w:val="000B7721"/>
    <w:rsid w:val="000C0408"/>
    <w:rsid w:val="000C11D3"/>
    <w:rsid w:val="000C2514"/>
    <w:rsid w:val="000C33F7"/>
    <w:rsid w:val="000C5459"/>
    <w:rsid w:val="000C5C4D"/>
    <w:rsid w:val="000C7012"/>
    <w:rsid w:val="000D1438"/>
    <w:rsid w:val="000D3EED"/>
    <w:rsid w:val="000D43C1"/>
    <w:rsid w:val="000D4C53"/>
    <w:rsid w:val="000D4F7E"/>
    <w:rsid w:val="000D74CD"/>
    <w:rsid w:val="000E15D2"/>
    <w:rsid w:val="000E1BA9"/>
    <w:rsid w:val="000E36A2"/>
    <w:rsid w:val="000E3E4A"/>
    <w:rsid w:val="000E4441"/>
    <w:rsid w:val="000E4C5C"/>
    <w:rsid w:val="000E5536"/>
    <w:rsid w:val="000E604B"/>
    <w:rsid w:val="000E7D65"/>
    <w:rsid w:val="000E7F4C"/>
    <w:rsid w:val="000F0425"/>
    <w:rsid w:val="000F1378"/>
    <w:rsid w:val="000F49DE"/>
    <w:rsid w:val="000F5746"/>
    <w:rsid w:val="000F575F"/>
    <w:rsid w:val="00102D42"/>
    <w:rsid w:val="00103033"/>
    <w:rsid w:val="001030FC"/>
    <w:rsid w:val="00103744"/>
    <w:rsid w:val="0010419A"/>
    <w:rsid w:val="00104279"/>
    <w:rsid w:val="0010456F"/>
    <w:rsid w:val="00106EEE"/>
    <w:rsid w:val="00110C3C"/>
    <w:rsid w:val="00111BAE"/>
    <w:rsid w:val="001125DB"/>
    <w:rsid w:val="00112ABB"/>
    <w:rsid w:val="00114A4F"/>
    <w:rsid w:val="001155FA"/>
    <w:rsid w:val="00115BAD"/>
    <w:rsid w:val="00116928"/>
    <w:rsid w:val="0011738A"/>
    <w:rsid w:val="00121AC0"/>
    <w:rsid w:val="001230C0"/>
    <w:rsid w:val="00123CFE"/>
    <w:rsid w:val="00126F50"/>
    <w:rsid w:val="00131267"/>
    <w:rsid w:val="001315A9"/>
    <w:rsid w:val="00132094"/>
    <w:rsid w:val="00132BA3"/>
    <w:rsid w:val="00132FCA"/>
    <w:rsid w:val="001330B9"/>
    <w:rsid w:val="00135A3D"/>
    <w:rsid w:val="00136915"/>
    <w:rsid w:val="0014033E"/>
    <w:rsid w:val="00140819"/>
    <w:rsid w:val="001409E2"/>
    <w:rsid w:val="001422B0"/>
    <w:rsid w:val="00143740"/>
    <w:rsid w:val="00144267"/>
    <w:rsid w:val="00145519"/>
    <w:rsid w:val="00146F89"/>
    <w:rsid w:val="00153FB8"/>
    <w:rsid w:val="001604BE"/>
    <w:rsid w:val="00161877"/>
    <w:rsid w:val="001634A9"/>
    <w:rsid w:val="00163A2E"/>
    <w:rsid w:val="00163A42"/>
    <w:rsid w:val="00164C1F"/>
    <w:rsid w:val="00171C78"/>
    <w:rsid w:val="00171E04"/>
    <w:rsid w:val="00173814"/>
    <w:rsid w:val="00175381"/>
    <w:rsid w:val="0017584D"/>
    <w:rsid w:val="001764D5"/>
    <w:rsid w:val="001769EE"/>
    <w:rsid w:val="00176CA7"/>
    <w:rsid w:val="00176CAC"/>
    <w:rsid w:val="00180CE8"/>
    <w:rsid w:val="00181A19"/>
    <w:rsid w:val="00182F77"/>
    <w:rsid w:val="001838AA"/>
    <w:rsid w:val="00183916"/>
    <w:rsid w:val="001872D0"/>
    <w:rsid w:val="001875DF"/>
    <w:rsid w:val="0018762C"/>
    <w:rsid w:val="00187A8D"/>
    <w:rsid w:val="0019011F"/>
    <w:rsid w:val="00191649"/>
    <w:rsid w:val="00193AD3"/>
    <w:rsid w:val="00194A62"/>
    <w:rsid w:val="0019522C"/>
    <w:rsid w:val="001966FE"/>
    <w:rsid w:val="001974FA"/>
    <w:rsid w:val="001A030A"/>
    <w:rsid w:val="001A081F"/>
    <w:rsid w:val="001A0C98"/>
    <w:rsid w:val="001A61E5"/>
    <w:rsid w:val="001B0AAA"/>
    <w:rsid w:val="001B323B"/>
    <w:rsid w:val="001B36E8"/>
    <w:rsid w:val="001B6FB6"/>
    <w:rsid w:val="001C07AC"/>
    <w:rsid w:val="001C090A"/>
    <w:rsid w:val="001C2071"/>
    <w:rsid w:val="001C44FE"/>
    <w:rsid w:val="001D0891"/>
    <w:rsid w:val="001D0EE1"/>
    <w:rsid w:val="001D137E"/>
    <w:rsid w:val="001D29B8"/>
    <w:rsid w:val="001D3FC8"/>
    <w:rsid w:val="001E0E6C"/>
    <w:rsid w:val="001E2BF5"/>
    <w:rsid w:val="001E36F5"/>
    <w:rsid w:val="001E696D"/>
    <w:rsid w:val="001E7122"/>
    <w:rsid w:val="001F075F"/>
    <w:rsid w:val="001F0DB1"/>
    <w:rsid w:val="001F1921"/>
    <w:rsid w:val="001F25EC"/>
    <w:rsid w:val="001F3FA2"/>
    <w:rsid w:val="001F40C1"/>
    <w:rsid w:val="001F551E"/>
    <w:rsid w:val="001F5969"/>
    <w:rsid w:val="001F6D60"/>
    <w:rsid w:val="00200835"/>
    <w:rsid w:val="0020095E"/>
    <w:rsid w:val="00200E1B"/>
    <w:rsid w:val="00201DE1"/>
    <w:rsid w:val="00202FB7"/>
    <w:rsid w:val="00204FF0"/>
    <w:rsid w:val="00205E6F"/>
    <w:rsid w:val="00210D99"/>
    <w:rsid w:val="00211CFC"/>
    <w:rsid w:val="00211E05"/>
    <w:rsid w:val="00212CC3"/>
    <w:rsid w:val="002137FE"/>
    <w:rsid w:val="00214DC9"/>
    <w:rsid w:val="00216266"/>
    <w:rsid w:val="002168E1"/>
    <w:rsid w:val="00217A21"/>
    <w:rsid w:val="00217D7E"/>
    <w:rsid w:val="00220385"/>
    <w:rsid w:val="00220FA9"/>
    <w:rsid w:val="00223A80"/>
    <w:rsid w:val="00225BAD"/>
    <w:rsid w:val="00225EB8"/>
    <w:rsid w:val="00226391"/>
    <w:rsid w:val="00226B2F"/>
    <w:rsid w:val="00227C22"/>
    <w:rsid w:val="002304BD"/>
    <w:rsid w:val="002313D0"/>
    <w:rsid w:val="00234DDF"/>
    <w:rsid w:val="00240994"/>
    <w:rsid w:val="002411CD"/>
    <w:rsid w:val="002416BE"/>
    <w:rsid w:val="00243039"/>
    <w:rsid w:val="00244131"/>
    <w:rsid w:val="00244F25"/>
    <w:rsid w:val="002503EC"/>
    <w:rsid w:val="0025052F"/>
    <w:rsid w:val="00250978"/>
    <w:rsid w:val="00252794"/>
    <w:rsid w:val="0025350A"/>
    <w:rsid w:val="002557A1"/>
    <w:rsid w:val="00256A56"/>
    <w:rsid w:val="00257CB3"/>
    <w:rsid w:val="00260FB1"/>
    <w:rsid w:val="002624B6"/>
    <w:rsid w:val="00262BCD"/>
    <w:rsid w:val="00263C40"/>
    <w:rsid w:val="002646F6"/>
    <w:rsid w:val="00265A9F"/>
    <w:rsid w:val="0027083E"/>
    <w:rsid w:val="00272234"/>
    <w:rsid w:val="00272DE7"/>
    <w:rsid w:val="00273214"/>
    <w:rsid w:val="0027393C"/>
    <w:rsid w:val="00273AF2"/>
    <w:rsid w:val="002766DA"/>
    <w:rsid w:val="00277D92"/>
    <w:rsid w:val="00277F4E"/>
    <w:rsid w:val="00280E73"/>
    <w:rsid w:val="00280FE6"/>
    <w:rsid w:val="002823D5"/>
    <w:rsid w:val="00283458"/>
    <w:rsid w:val="00283484"/>
    <w:rsid w:val="0028367E"/>
    <w:rsid w:val="00283B5F"/>
    <w:rsid w:val="0028461F"/>
    <w:rsid w:val="002853E7"/>
    <w:rsid w:val="0029129C"/>
    <w:rsid w:val="0029281F"/>
    <w:rsid w:val="0029541C"/>
    <w:rsid w:val="00295751"/>
    <w:rsid w:val="00295963"/>
    <w:rsid w:val="00295DBA"/>
    <w:rsid w:val="002973E7"/>
    <w:rsid w:val="002974A1"/>
    <w:rsid w:val="0029773A"/>
    <w:rsid w:val="002978FE"/>
    <w:rsid w:val="0029796D"/>
    <w:rsid w:val="002A09B8"/>
    <w:rsid w:val="002A0C0D"/>
    <w:rsid w:val="002A1204"/>
    <w:rsid w:val="002A1C06"/>
    <w:rsid w:val="002A7946"/>
    <w:rsid w:val="002B29BE"/>
    <w:rsid w:val="002B4AF3"/>
    <w:rsid w:val="002B5380"/>
    <w:rsid w:val="002B5FAF"/>
    <w:rsid w:val="002B66FD"/>
    <w:rsid w:val="002B670D"/>
    <w:rsid w:val="002B6DB7"/>
    <w:rsid w:val="002B6F8B"/>
    <w:rsid w:val="002B7E1E"/>
    <w:rsid w:val="002C2A30"/>
    <w:rsid w:val="002C2C7A"/>
    <w:rsid w:val="002C35D2"/>
    <w:rsid w:val="002C4566"/>
    <w:rsid w:val="002C474D"/>
    <w:rsid w:val="002C49C1"/>
    <w:rsid w:val="002C62FC"/>
    <w:rsid w:val="002C6D27"/>
    <w:rsid w:val="002D2E8D"/>
    <w:rsid w:val="002D405B"/>
    <w:rsid w:val="002D4DA6"/>
    <w:rsid w:val="002D52E1"/>
    <w:rsid w:val="002D6A1D"/>
    <w:rsid w:val="002D71EF"/>
    <w:rsid w:val="002E11C9"/>
    <w:rsid w:val="002E24E3"/>
    <w:rsid w:val="002E29F4"/>
    <w:rsid w:val="002E4D39"/>
    <w:rsid w:val="002E4EC2"/>
    <w:rsid w:val="002E6A1E"/>
    <w:rsid w:val="002F0D88"/>
    <w:rsid w:val="002F1806"/>
    <w:rsid w:val="002F1DA5"/>
    <w:rsid w:val="002F21D3"/>
    <w:rsid w:val="002F3BC2"/>
    <w:rsid w:val="002F3C92"/>
    <w:rsid w:val="002F781F"/>
    <w:rsid w:val="00300F5E"/>
    <w:rsid w:val="00305085"/>
    <w:rsid w:val="003054BA"/>
    <w:rsid w:val="00305E10"/>
    <w:rsid w:val="00306A28"/>
    <w:rsid w:val="003072F3"/>
    <w:rsid w:val="003074BB"/>
    <w:rsid w:val="0030784A"/>
    <w:rsid w:val="00310F7A"/>
    <w:rsid w:val="003145D2"/>
    <w:rsid w:val="0031487E"/>
    <w:rsid w:val="00316489"/>
    <w:rsid w:val="00317110"/>
    <w:rsid w:val="00317519"/>
    <w:rsid w:val="0032210B"/>
    <w:rsid w:val="0032462C"/>
    <w:rsid w:val="0032497B"/>
    <w:rsid w:val="003258ED"/>
    <w:rsid w:val="0032671D"/>
    <w:rsid w:val="00332373"/>
    <w:rsid w:val="003323BB"/>
    <w:rsid w:val="00333085"/>
    <w:rsid w:val="00334C9B"/>
    <w:rsid w:val="00335FB3"/>
    <w:rsid w:val="00336779"/>
    <w:rsid w:val="00336FC1"/>
    <w:rsid w:val="00337655"/>
    <w:rsid w:val="00341CE9"/>
    <w:rsid w:val="00343970"/>
    <w:rsid w:val="003442A9"/>
    <w:rsid w:val="0034469D"/>
    <w:rsid w:val="00344EFB"/>
    <w:rsid w:val="00345200"/>
    <w:rsid w:val="00351777"/>
    <w:rsid w:val="00352110"/>
    <w:rsid w:val="0035213D"/>
    <w:rsid w:val="00352634"/>
    <w:rsid w:val="003526B2"/>
    <w:rsid w:val="003535EB"/>
    <w:rsid w:val="0035572A"/>
    <w:rsid w:val="00356F23"/>
    <w:rsid w:val="003575BE"/>
    <w:rsid w:val="00357C64"/>
    <w:rsid w:val="0036191F"/>
    <w:rsid w:val="00362FAE"/>
    <w:rsid w:val="0036405E"/>
    <w:rsid w:val="00364596"/>
    <w:rsid w:val="003646F4"/>
    <w:rsid w:val="00365A1C"/>
    <w:rsid w:val="00365D8D"/>
    <w:rsid w:val="003660ED"/>
    <w:rsid w:val="00371CA9"/>
    <w:rsid w:val="003725A7"/>
    <w:rsid w:val="00373D02"/>
    <w:rsid w:val="00376D76"/>
    <w:rsid w:val="00377CEF"/>
    <w:rsid w:val="00380E38"/>
    <w:rsid w:val="00382F95"/>
    <w:rsid w:val="003842B4"/>
    <w:rsid w:val="003848D8"/>
    <w:rsid w:val="0038559C"/>
    <w:rsid w:val="003862AC"/>
    <w:rsid w:val="00386CA4"/>
    <w:rsid w:val="003870C8"/>
    <w:rsid w:val="00387174"/>
    <w:rsid w:val="003910C3"/>
    <w:rsid w:val="00393BAD"/>
    <w:rsid w:val="003940D5"/>
    <w:rsid w:val="00395B9B"/>
    <w:rsid w:val="0039619C"/>
    <w:rsid w:val="00396A22"/>
    <w:rsid w:val="0039759F"/>
    <w:rsid w:val="00397931"/>
    <w:rsid w:val="00397A07"/>
    <w:rsid w:val="003A2068"/>
    <w:rsid w:val="003A330C"/>
    <w:rsid w:val="003A4680"/>
    <w:rsid w:val="003A70D6"/>
    <w:rsid w:val="003B411B"/>
    <w:rsid w:val="003B49AF"/>
    <w:rsid w:val="003B5C89"/>
    <w:rsid w:val="003B6B31"/>
    <w:rsid w:val="003B7DBA"/>
    <w:rsid w:val="003B7FAA"/>
    <w:rsid w:val="003C2D0F"/>
    <w:rsid w:val="003C4CFF"/>
    <w:rsid w:val="003C6ED4"/>
    <w:rsid w:val="003C7C50"/>
    <w:rsid w:val="003D0E90"/>
    <w:rsid w:val="003D1959"/>
    <w:rsid w:val="003D2C92"/>
    <w:rsid w:val="003D3100"/>
    <w:rsid w:val="003D40B7"/>
    <w:rsid w:val="003D483C"/>
    <w:rsid w:val="003D7A15"/>
    <w:rsid w:val="003E4F9C"/>
    <w:rsid w:val="003E5812"/>
    <w:rsid w:val="003E5FA1"/>
    <w:rsid w:val="003E710F"/>
    <w:rsid w:val="003F0F10"/>
    <w:rsid w:val="003F18F6"/>
    <w:rsid w:val="003F38E2"/>
    <w:rsid w:val="003F3DEF"/>
    <w:rsid w:val="003F5B5A"/>
    <w:rsid w:val="003F6592"/>
    <w:rsid w:val="003F6CD5"/>
    <w:rsid w:val="00402D06"/>
    <w:rsid w:val="00403D87"/>
    <w:rsid w:val="00404C2D"/>
    <w:rsid w:val="00404FC0"/>
    <w:rsid w:val="0040594B"/>
    <w:rsid w:val="00405FFC"/>
    <w:rsid w:val="004067E4"/>
    <w:rsid w:val="00407670"/>
    <w:rsid w:val="00410939"/>
    <w:rsid w:val="00411C64"/>
    <w:rsid w:val="004122BB"/>
    <w:rsid w:val="00412CC3"/>
    <w:rsid w:val="00413834"/>
    <w:rsid w:val="00414065"/>
    <w:rsid w:val="00414AC2"/>
    <w:rsid w:val="0041576E"/>
    <w:rsid w:val="004168D4"/>
    <w:rsid w:val="00416BA0"/>
    <w:rsid w:val="004201CE"/>
    <w:rsid w:val="00421240"/>
    <w:rsid w:val="0042176B"/>
    <w:rsid w:val="00421FA9"/>
    <w:rsid w:val="00422681"/>
    <w:rsid w:val="004232CE"/>
    <w:rsid w:val="00423BEE"/>
    <w:rsid w:val="004252DE"/>
    <w:rsid w:val="00425BA9"/>
    <w:rsid w:val="0043187C"/>
    <w:rsid w:val="00431BBB"/>
    <w:rsid w:val="004325C1"/>
    <w:rsid w:val="00432F05"/>
    <w:rsid w:val="004335F0"/>
    <w:rsid w:val="0043388E"/>
    <w:rsid w:val="00433C18"/>
    <w:rsid w:val="00435278"/>
    <w:rsid w:val="00435577"/>
    <w:rsid w:val="00436C57"/>
    <w:rsid w:val="0043766D"/>
    <w:rsid w:val="00437FF6"/>
    <w:rsid w:val="0044027B"/>
    <w:rsid w:val="00440B9F"/>
    <w:rsid w:val="00440F1E"/>
    <w:rsid w:val="004427A9"/>
    <w:rsid w:val="00443D22"/>
    <w:rsid w:val="004465FB"/>
    <w:rsid w:val="00447228"/>
    <w:rsid w:val="0045093A"/>
    <w:rsid w:val="00450B2C"/>
    <w:rsid w:val="00451241"/>
    <w:rsid w:val="00452135"/>
    <w:rsid w:val="0045256C"/>
    <w:rsid w:val="00453708"/>
    <w:rsid w:val="004542A3"/>
    <w:rsid w:val="004547A7"/>
    <w:rsid w:val="004552C6"/>
    <w:rsid w:val="00455BB7"/>
    <w:rsid w:val="00460435"/>
    <w:rsid w:val="00460963"/>
    <w:rsid w:val="00460FA1"/>
    <w:rsid w:val="004615FD"/>
    <w:rsid w:val="0046233A"/>
    <w:rsid w:val="0046250C"/>
    <w:rsid w:val="00463A53"/>
    <w:rsid w:val="00466E52"/>
    <w:rsid w:val="00467C57"/>
    <w:rsid w:val="00470954"/>
    <w:rsid w:val="00473B1C"/>
    <w:rsid w:val="0047496E"/>
    <w:rsid w:val="004756B6"/>
    <w:rsid w:val="004800F3"/>
    <w:rsid w:val="00481E48"/>
    <w:rsid w:val="00483B04"/>
    <w:rsid w:val="00483F3C"/>
    <w:rsid w:val="004844D6"/>
    <w:rsid w:val="004846A1"/>
    <w:rsid w:val="00484C1C"/>
    <w:rsid w:val="00490B38"/>
    <w:rsid w:val="004918FB"/>
    <w:rsid w:val="004919A3"/>
    <w:rsid w:val="00494BB8"/>
    <w:rsid w:val="0049674A"/>
    <w:rsid w:val="00496890"/>
    <w:rsid w:val="00496CBF"/>
    <w:rsid w:val="00497A1B"/>
    <w:rsid w:val="004A33FE"/>
    <w:rsid w:val="004A58E7"/>
    <w:rsid w:val="004A5D7E"/>
    <w:rsid w:val="004A635D"/>
    <w:rsid w:val="004B076E"/>
    <w:rsid w:val="004B3B84"/>
    <w:rsid w:val="004B3D13"/>
    <w:rsid w:val="004B5797"/>
    <w:rsid w:val="004B5868"/>
    <w:rsid w:val="004B6FE2"/>
    <w:rsid w:val="004B747C"/>
    <w:rsid w:val="004C2C75"/>
    <w:rsid w:val="004C301A"/>
    <w:rsid w:val="004C3784"/>
    <w:rsid w:val="004C4559"/>
    <w:rsid w:val="004C5539"/>
    <w:rsid w:val="004C72F8"/>
    <w:rsid w:val="004C79F3"/>
    <w:rsid w:val="004D0540"/>
    <w:rsid w:val="004D07C7"/>
    <w:rsid w:val="004D2863"/>
    <w:rsid w:val="004D5D1A"/>
    <w:rsid w:val="004D7BE3"/>
    <w:rsid w:val="004E05E9"/>
    <w:rsid w:val="004E07D3"/>
    <w:rsid w:val="004E0D6A"/>
    <w:rsid w:val="004E32DE"/>
    <w:rsid w:val="004E3B09"/>
    <w:rsid w:val="004E3BC7"/>
    <w:rsid w:val="004E7001"/>
    <w:rsid w:val="004E73DA"/>
    <w:rsid w:val="004F1855"/>
    <w:rsid w:val="004F33FF"/>
    <w:rsid w:val="004F4E86"/>
    <w:rsid w:val="004F55BB"/>
    <w:rsid w:val="004F5A24"/>
    <w:rsid w:val="00500656"/>
    <w:rsid w:val="005019CF"/>
    <w:rsid w:val="005022C2"/>
    <w:rsid w:val="00502E87"/>
    <w:rsid w:val="005044F6"/>
    <w:rsid w:val="00505BB0"/>
    <w:rsid w:val="00511F85"/>
    <w:rsid w:val="00513CA5"/>
    <w:rsid w:val="00514283"/>
    <w:rsid w:val="005143F5"/>
    <w:rsid w:val="0051486B"/>
    <w:rsid w:val="00515779"/>
    <w:rsid w:val="00516C59"/>
    <w:rsid w:val="00516EF0"/>
    <w:rsid w:val="00521C56"/>
    <w:rsid w:val="005224B4"/>
    <w:rsid w:val="00524609"/>
    <w:rsid w:val="00524AF3"/>
    <w:rsid w:val="0052667C"/>
    <w:rsid w:val="00526E21"/>
    <w:rsid w:val="0052780E"/>
    <w:rsid w:val="00530D67"/>
    <w:rsid w:val="00532A7F"/>
    <w:rsid w:val="0053454B"/>
    <w:rsid w:val="00535779"/>
    <w:rsid w:val="00535A04"/>
    <w:rsid w:val="00535DC1"/>
    <w:rsid w:val="005401B9"/>
    <w:rsid w:val="00540842"/>
    <w:rsid w:val="00543505"/>
    <w:rsid w:val="00550CE5"/>
    <w:rsid w:val="00553929"/>
    <w:rsid w:val="00555809"/>
    <w:rsid w:val="00555CBA"/>
    <w:rsid w:val="00561089"/>
    <w:rsid w:val="0056159E"/>
    <w:rsid w:val="00562E7A"/>
    <w:rsid w:val="00563D83"/>
    <w:rsid w:val="00564788"/>
    <w:rsid w:val="005715C5"/>
    <w:rsid w:val="005761D2"/>
    <w:rsid w:val="005762AA"/>
    <w:rsid w:val="005762AD"/>
    <w:rsid w:val="00576E7E"/>
    <w:rsid w:val="00580C50"/>
    <w:rsid w:val="00583D98"/>
    <w:rsid w:val="00584C9D"/>
    <w:rsid w:val="00584E50"/>
    <w:rsid w:val="005862EB"/>
    <w:rsid w:val="00587198"/>
    <w:rsid w:val="00587B47"/>
    <w:rsid w:val="005912DF"/>
    <w:rsid w:val="00591671"/>
    <w:rsid w:val="005948FC"/>
    <w:rsid w:val="0059630C"/>
    <w:rsid w:val="00596672"/>
    <w:rsid w:val="005A0371"/>
    <w:rsid w:val="005A1D96"/>
    <w:rsid w:val="005A373E"/>
    <w:rsid w:val="005A3F7D"/>
    <w:rsid w:val="005A4BCC"/>
    <w:rsid w:val="005A557A"/>
    <w:rsid w:val="005A57B5"/>
    <w:rsid w:val="005A57D8"/>
    <w:rsid w:val="005A6D8F"/>
    <w:rsid w:val="005A7166"/>
    <w:rsid w:val="005A7825"/>
    <w:rsid w:val="005A7CC7"/>
    <w:rsid w:val="005B0B0D"/>
    <w:rsid w:val="005B1316"/>
    <w:rsid w:val="005B1E12"/>
    <w:rsid w:val="005B2CD3"/>
    <w:rsid w:val="005B43D5"/>
    <w:rsid w:val="005B498E"/>
    <w:rsid w:val="005B4CA2"/>
    <w:rsid w:val="005B54E2"/>
    <w:rsid w:val="005C037A"/>
    <w:rsid w:val="005C0AB6"/>
    <w:rsid w:val="005C1465"/>
    <w:rsid w:val="005C1495"/>
    <w:rsid w:val="005C1A3C"/>
    <w:rsid w:val="005C1BE0"/>
    <w:rsid w:val="005C580C"/>
    <w:rsid w:val="005C58E3"/>
    <w:rsid w:val="005C60BD"/>
    <w:rsid w:val="005C7A56"/>
    <w:rsid w:val="005D2E45"/>
    <w:rsid w:val="005D324F"/>
    <w:rsid w:val="005D56D1"/>
    <w:rsid w:val="005D6F9A"/>
    <w:rsid w:val="005D79AC"/>
    <w:rsid w:val="005E0AD3"/>
    <w:rsid w:val="005E15B8"/>
    <w:rsid w:val="005E3C14"/>
    <w:rsid w:val="005E47A0"/>
    <w:rsid w:val="005E58A5"/>
    <w:rsid w:val="005E66C4"/>
    <w:rsid w:val="005E6B16"/>
    <w:rsid w:val="005E6F8A"/>
    <w:rsid w:val="005F053A"/>
    <w:rsid w:val="005F0C13"/>
    <w:rsid w:val="005F1835"/>
    <w:rsid w:val="005F3C83"/>
    <w:rsid w:val="005F4459"/>
    <w:rsid w:val="005F47AA"/>
    <w:rsid w:val="005F5829"/>
    <w:rsid w:val="005F6104"/>
    <w:rsid w:val="005F6393"/>
    <w:rsid w:val="005F671A"/>
    <w:rsid w:val="005F6F47"/>
    <w:rsid w:val="006012D3"/>
    <w:rsid w:val="006013D0"/>
    <w:rsid w:val="00601E5D"/>
    <w:rsid w:val="00603377"/>
    <w:rsid w:val="00604742"/>
    <w:rsid w:val="0060483C"/>
    <w:rsid w:val="00606E0C"/>
    <w:rsid w:val="00607E21"/>
    <w:rsid w:val="0061130A"/>
    <w:rsid w:val="00611488"/>
    <w:rsid w:val="00613BA4"/>
    <w:rsid w:val="00614204"/>
    <w:rsid w:val="006213CC"/>
    <w:rsid w:val="00623259"/>
    <w:rsid w:val="00623C17"/>
    <w:rsid w:val="006270E4"/>
    <w:rsid w:val="00630AA4"/>
    <w:rsid w:val="00630DBD"/>
    <w:rsid w:val="00633058"/>
    <w:rsid w:val="00634023"/>
    <w:rsid w:val="006342FD"/>
    <w:rsid w:val="0063600E"/>
    <w:rsid w:val="006370E7"/>
    <w:rsid w:val="00637E47"/>
    <w:rsid w:val="006414D1"/>
    <w:rsid w:val="006435CD"/>
    <w:rsid w:val="00643F80"/>
    <w:rsid w:val="006445B9"/>
    <w:rsid w:val="006454C7"/>
    <w:rsid w:val="006455D2"/>
    <w:rsid w:val="00650ABE"/>
    <w:rsid w:val="00652D3F"/>
    <w:rsid w:val="00653363"/>
    <w:rsid w:val="00653CE8"/>
    <w:rsid w:val="00654221"/>
    <w:rsid w:val="00654DA9"/>
    <w:rsid w:val="00654F7F"/>
    <w:rsid w:val="0065534B"/>
    <w:rsid w:val="0066236C"/>
    <w:rsid w:val="00662CAB"/>
    <w:rsid w:val="00662E1C"/>
    <w:rsid w:val="006660CE"/>
    <w:rsid w:val="006660E1"/>
    <w:rsid w:val="00667131"/>
    <w:rsid w:val="00667747"/>
    <w:rsid w:val="00667D34"/>
    <w:rsid w:val="00670AC4"/>
    <w:rsid w:val="00672116"/>
    <w:rsid w:val="00672C4E"/>
    <w:rsid w:val="00672D58"/>
    <w:rsid w:val="00673DA2"/>
    <w:rsid w:val="006755C7"/>
    <w:rsid w:val="00675DDF"/>
    <w:rsid w:val="00676DC4"/>
    <w:rsid w:val="00677707"/>
    <w:rsid w:val="00677AC3"/>
    <w:rsid w:val="006804A6"/>
    <w:rsid w:val="00680C79"/>
    <w:rsid w:val="0068104D"/>
    <w:rsid w:val="00681AA7"/>
    <w:rsid w:val="00683CA1"/>
    <w:rsid w:val="006859C9"/>
    <w:rsid w:val="00685F25"/>
    <w:rsid w:val="00686A03"/>
    <w:rsid w:val="006878FC"/>
    <w:rsid w:val="0069120F"/>
    <w:rsid w:val="00691820"/>
    <w:rsid w:val="006921B1"/>
    <w:rsid w:val="00692B33"/>
    <w:rsid w:val="00692F3E"/>
    <w:rsid w:val="00694167"/>
    <w:rsid w:val="006944B2"/>
    <w:rsid w:val="00696C56"/>
    <w:rsid w:val="00697249"/>
    <w:rsid w:val="00697C8B"/>
    <w:rsid w:val="006A0587"/>
    <w:rsid w:val="006A06C8"/>
    <w:rsid w:val="006A0A23"/>
    <w:rsid w:val="006A0DFD"/>
    <w:rsid w:val="006A1732"/>
    <w:rsid w:val="006A1E16"/>
    <w:rsid w:val="006A447A"/>
    <w:rsid w:val="006A510F"/>
    <w:rsid w:val="006A5A62"/>
    <w:rsid w:val="006A630B"/>
    <w:rsid w:val="006A7074"/>
    <w:rsid w:val="006B0450"/>
    <w:rsid w:val="006B19C5"/>
    <w:rsid w:val="006B1A44"/>
    <w:rsid w:val="006B53CF"/>
    <w:rsid w:val="006C2A59"/>
    <w:rsid w:val="006C2AB7"/>
    <w:rsid w:val="006C3E1F"/>
    <w:rsid w:val="006C42B6"/>
    <w:rsid w:val="006C7AA4"/>
    <w:rsid w:val="006D1801"/>
    <w:rsid w:val="006D21E6"/>
    <w:rsid w:val="006D22DE"/>
    <w:rsid w:val="006D2811"/>
    <w:rsid w:val="006D37B0"/>
    <w:rsid w:val="006D395A"/>
    <w:rsid w:val="006D6A2F"/>
    <w:rsid w:val="006E0B5F"/>
    <w:rsid w:val="006E1866"/>
    <w:rsid w:val="006E2831"/>
    <w:rsid w:val="006E3379"/>
    <w:rsid w:val="006E4424"/>
    <w:rsid w:val="006E4CC7"/>
    <w:rsid w:val="006E519F"/>
    <w:rsid w:val="006E630D"/>
    <w:rsid w:val="006E6AD5"/>
    <w:rsid w:val="006E744E"/>
    <w:rsid w:val="006E76C1"/>
    <w:rsid w:val="006F073B"/>
    <w:rsid w:val="006F3266"/>
    <w:rsid w:val="006F3CA8"/>
    <w:rsid w:val="006F3E9F"/>
    <w:rsid w:val="006F62CA"/>
    <w:rsid w:val="006F7482"/>
    <w:rsid w:val="006F74F6"/>
    <w:rsid w:val="00700193"/>
    <w:rsid w:val="00702AB0"/>
    <w:rsid w:val="007042F9"/>
    <w:rsid w:val="00705BDD"/>
    <w:rsid w:val="007074C0"/>
    <w:rsid w:val="00707D1B"/>
    <w:rsid w:val="00707F3D"/>
    <w:rsid w:val="007102A9"/>
    <w:rsid w:val="00711256"/>
    <w:rsid w:val="00711EFB"/>
    <w:rsid w:val="00712CB0"/>
    <w:rsid w:val="00713614"/>
    <w:rsid w:val="007143E1"/>
    <w:rsid w:val="00714954"/>
    <w:rsid w:val="00716018"/>
    <w:rsid w:val="00722347"/>
    <w:rsid w:val="0072261E"/>
    <w:rsid w:val="00722EDF"/>
    <w:rsid w:val="00722EFF"/>
    <w:rsid w:val="007239E9"/>
    <w:rsid w:val="00724AA2"/>
    <w:rsid w:val="00726AE3"/>
    <w:rsid w:val="00726B1C"/>
    <w:rsid w:val="0072741C"/>
    <w:rsid w:val="007279E6"/>
    <w:rsid w:val="00727B9B"/>
    <w:rsid w:val="00727EF3"/>
    <w:rsid w:val="007306D4"/>
    <w:rsid w:val="00730E63"/>
    <w:rsid w:val="0073155F"/>
    <w:rsid w:val="0073175E"/>
    <w:rsid w:val="007325EC"/>
    <w:rsid w:val="00735AFA"/>
    <w:rsid w:val="007403FC"/>
    <w:rsid w:val="007440E4"/>
    <w:rsid w:val="00745D4B"/>
    <w:rsid w:val="007466DF"/>
    <w:rsid w:val="007478C5"/>
    <w:rsid w:val="00750063"/>
    <w:rsid w:val="0075095C"/>
    <w:rsid w:val="007512DA"/>
    <w:rsid w:val="00751B30"/>
    <w:rsid w:val="00751C2B"/>
    <w:rsid w:val="00751CCE"/>
    <w:rsid w:val="007520DF"/>
    <w:rsid w:val="007547E3"/>
    <w:rsid w:val="0075501B"/>
    <w:rsid w:val="00757EA2"/>
    <w:rsid w:val="0076174B"/>
    <w:rsid w:val="00761FB6"/>
    <w:rsid w:val="0076351B"/>
    <w:rsid w:val="007647AC"/>
    <w:rsid w:val="00764F7D"/>
    <w:rsid w:val="007651D8"/>
    <w:rsid w:val="00766773"/>
    <w:rsid w:val="00766A9F"/>
    <w:rsid w:val="007670CC"/>
    <w:rsid w:val="00767613"/>
    <w:rsid w:val="00770037"/>
    <w:rsid w:val="00770BFC"/>
    <w:rsid w:val="00772B94"/>
    <w:rsid w:val="00772C99"/>
    <w:rsid w:val="00781F4D"/>
    <w:rsid w:val="007855B9"/>
    <w:rsid w:val="00786610"/>
    <w:rsid w:val="0078782E"/>
    <w:rsid w:val="007909C4"/>
    <w:rsid w:val="0079170C"/>
    <w:rsid w:val="0079198C"/>
    <w:rsid w:val="0079280A"/>
    <w:rsid w:val="007934C2"/>
    <w:rsid w:val="00793B96"/>
    <w:rsid w:val="00794F39"/>
    <w:rsid w:val="007952FE"/>
    <w:rsid w:val="00796482"/>
    <w:rsid w:val="00796939"/>
    <w:rsid w:val="007973CA"/>
    <w:rsid w:val="007979E2"/>
    <w:rsid w:val="007A0155"/>
    <w:rsid w:val="007A02C6"/>
    <w:rsid w:val="007A03D2"/>
    <w:rsid w:val="007A227B"/>
    <w:rsid w:val="007A3285"/>
    <w:rsid w:val="007A49FF"/>
    <w:rsid w:val="007A650A"/>
    <w:rsid w:val="007A7926"/>
    <w:rsid w:val="007A7FA0"/>
    <w:rsid w:val="007B05C9"/>
    <w:rsid w:val="007B0AE9"/>
    <w:rsid w:val="007B1C6A"/>
    <w:rsid w:val="007C07BD"/>
    <w:rsid w:val="007C17B1"/>
    <w:rsid w:val="007C298F"/>
    <w:rsid w:val="007C2B68"/>
    <w:rsid w:val="007C2CDE"/>
    <w:rsid w:val="007C3149"/>
    <w:rsid w:val="007C603F"/>
    <w:rsid w:val="007C71BE"/>
    <w:rsid w:val="007C7565"/>
    <w:rsid w:val="007C7808"/>
    <w:rsid w:val="007D01F6"/>
    <w:rsid w:val="007D287F"/>
    <w:rsid w:val="007D307D"/>
    <w:rsid w:val="007D351D"/>
    <w:rsid w:val="007D4078"/>
    <w:rsid w:val="007D4593"/>
    <w:rsid w:val="007D7384"/>
    <w:rsid w:val="007E05D8"/>
    <w:rsid w:val="007E39D0"/>
    <w:rsid w:val="007E63DB"/>
    <w:rsid w:val="007F04E0"/>
    <w:rsid w:val="007F0549"/>
    <w:rsid w:val="007F45EB"/>
    <w:rsid w:val="007F506E"/>
    <w:rsid w:val="007F51F8"/>
    <w:rsid w:val="007F7916"/>
    <w:rsid w:val="007F7953"/>
    <w:rsid w:val="008034C3"/>
    <w:rsid w:val="0080369B"/>
    <w:rsid w:val="00803896"/>
    <w:rsid w:val="008048AC"/>
    <w:rsid w:val="0080522A"/>
    <w:rsid w:val="008053CB"/>
    <w:rsid w:val="00805C44"/>
    <w:rsid w:val="00805DEB"/>
    <w:rsid w:val="00806D7F"/>
    <w:rsid w:val="00807227"/>
    <w:rsid w:val="00807E13"/>
    <w:rsid w:val="00810974"/>
    <w:rsid w:val="008132D1"/>
    <w:rsid w:val="008135C0"/>
    <w:rsid w:val="0081489F"/>
    <w:rsid w:val="00814BA9"/>
    <w:rsid w:val="0081704B"/>
    <w:rsid w:val="008176F9"/>
    <w:rsid w:val="00817D73"/>
    <w:rsid w:val="00820D72"/>
    <w:rsid w:val="00821A59"/>
    <w:rsid w:val="00821B3F"/>
    <w:rsid w:val="00823E58"/>
    <w:rsid w:val="0082474F"/>
    <w:rsid w:val="008248D7"/>
    <w:rsid w:val="00831306"/>
    <w:rsid w:val="008341C5"/>
    <w:rsid w:val="008367E7"/>
    <w:rsid w:val="00836896"/>
    <w:rsid w:val="00836D63"/>
    <w:rsid w:val="008377B5"/>
    <w:rsid w:val="00840A0C"/>
    <w:rsid w:val="008426D5"/>
    <w:rsid w:val="00842BF5"/>
    <w:rsid w:val="00842C56"/>
    <w:rsid w:val="00843780"/>
    <w:rsid w:val="00843F23"/>
    <w:rsid w:val="00845126"/>
    <w:rsid w:val="008452FC"/>
    <w:rsid w:val="008463EA"/>
    <w:rsid w:val="00850A6A"/>
    <w:rsid w:val="008521DA"/>
    <w:rsid w:val="008529E6"/>
    <w:rsid w:val="00852A71"/>
    <w:rsid w:val="008543BC"/>
    <w:rsid w:val="00855CEE"/>
    <w:rsid w:val="00856B73"/>
    <w:rsid w:val="008574A2"/>
    <w:rsid w:val="00857FFA"/>
    <w:rsid w:val="008607E7"/>
    <w:rsid w:val="00862DC1"/>
    <w:rsid w:val="00863940"/>
    <w:rsid w:val="00866BEA"/>
    <w:rsid w:val="0087025D"/>
    <w:rsid w:val="00871A85"/>
    <w:rsid w:val="00872686"/>
    <w:rsid w:val="00873116"/>
    <w:rsid w:val="00873501"/>
    <w:rsid w:val="00874837"/>
    <w:rsid w:val="0087708C"/>
    <w:rsid w:val="0087720F"/>
    <w:rsid w:val="00877284"/>
    <w:rsid w:val="00877A07"/>
    <w:rsid w:val="00880CAB"/>
    <w:rsid w:val="0088146C"/>
    <w:rsid w:val="00882F63"/>
    <w:rsid w:val="0088321A"/>
    <w:rsid w:val="008833A0"/>
    <w:rsid w:val="0088512F"/>
    <w:rsid w:val="00885266"/>
    <w:rsid w:val="00885775"/>
    <w:rsid w:val="00885D3C"/>
    <w:rsid w:val="0088636D"/>
    <w:rsid w:val="00886D7C"/>
    <w:rsid w:val="00887987"/>
    <w:rsid w:val="0089391E"/>
    <w:rsid w:val="00893B53"/>
    <w:rsid w:val="00894708"/>
    <w:rsid w:val="008947CA"/>
    <w:rsid w:val="00896941"/>
    <w:rsid w:val="00896F3C"/>
    <w:rsid w:val="008A0831"/>
    <w:rsid w:val="008A0907"/>
    <w:rsid w:val="008A1224"/>
    <w:rsid w:val="008A1AA0"/>
    <w:rsid w:val="008A25C3"/>
    <w:rsid w:val="008A48AB"/>
    <w:rsid w:val="008A601C"/>
    <w:rsid w:val="008A7356"/>
    <w:rsid w:val="008A780D"/>
    <w:rsid w:val="008B009E"/>
    <w:rsid w:val="008B067D"/>
    <w:rsid w:val="008B1304"/>
    <w:rsid w:val="008B24F5"/>
    <w:rsid w:val="008B2AB8"/>
    <w:rsid w:val="008B4E60"/>
    <w:rsid w:val="008B5110"/>
    <w:rsid w:val="008B62C5"/>
    <w:rsid w:val="008B6E45"/>
    <w:rsid w:val="008C0937"/>
    <w:rsid w:val="008C21E5"/>
    <w:rsid w:val="008C226C"/>
    <w:rsid w:val="008C3155"/>
    <w:rsid w:val="008C3435"/>
    <w:rsid w:val="008C3797"/>
    <w:rsid w:val="008C5D53"/>
    <w:rsid w:val="008C727D"/>
    <w:rsid w:val="008D1539"/>
    <w:rsid w:val="008D1768"/>
    <w:rsid w:val="008D1AB2"/>
    <w:rsid w:val="008D2FDC"/>
    <w:rsid w:val="008D3586"/>
    <w:rsid w:val="008D423E"/>
    <w:rsid w:val="008D4AB5"/>
    <w:rsid w:val="008D4C97"/>
    <w:rsid w:val="008D55EF"/>
    <w:rsid w:val="008D57A0"/>
    <w:rsid w:val="008E0C87"/>
    <w:rsid w:val="008E0FE2"/>
    <w:rsid w:val="008E1C99"/>
    <w:rsid w:val="008E2632"/>
    <w:rsid w:val="008E31D5"/>
    <w:rsid w:val="008E3766"/>
    <w:rsid w:val="008E38DF"/>
    <w:rsid w:val="008E6A62"/>
    <w:rsid w:val="008F0397"/>
    <w:rsid w:val="008F1C3C"/>
    <w:rsid w:val="008F1DDC"/>
    <w:rsid w:val="008F2856"/>
    <w:rsid w:val="008F3894"/>
    <w:rsid w:val="008F4D85"/>
    <w:rsid w:val="008F70C6"/>
    <w:rsid w:val="00902981"/>
    <w:rsid w:val="009033AA"/>
    <w:rsid w:val="00903F50"/>
    <w:rsid w:val="0090753A"/>
    <w:rsid w:val="0090788E"/>
    <w:rsid w:val="00911BCA"/>
    <w:rsid w:val="0091353C"/>
    <w:rsid w:val="00914CB1"/>
    <w:rsid w:val="009151B3"/>
    <w:rsid w:val="00916CC0"/>
    <w:rsid w:val="00917B14"/>
    <w:rsid w:val="00921EAB"/>
    <w:rsid w:val="00921EF3"/>
    <w:rsid w:val="009237CA"/>
    <w:rsid w:val="0092512D"/>
    <w:rsid w:val="00926160"/>
    <w:rsid w:val="00926DE1"/>
    <w:rsid w:val="0093063F"/>
    <w:rsid w:val="00930666"/>
    <w:rsid w:val="009315DC"/>
    <w:rsid w:val="00931963"/>
    <w:rsid w:val="00931E53"/>
    <w:rsid w:val="00932627"/>
    <w:rsid w:val="00933F92"/>
    <w:rsid w:val="00934B64"/>
    <w:rsid w:val="00935D5C"/>
    <w:rsid w:val="00936720"/>
    <w:rsid w:val="0093735E"/>
    <w:rsid w:val="00940F89"/>
    <w:rsid w:val="009415BD"/>
    <w:rsid w:val="0094294D"/>
    <w:rsid w:val="00944B1F"/>
    <w:rsid w:val="009466AB"/>
    <w:rsid w:val="00950001"/>
    <w:rsid w:val="00950437"/>
    <w:rsid w:val="00950618"/>
    <w:rsid w:val="009508B6"/>
    <w:rsid w:val="009519BE"/>
    <w:rsid w:val="0095347E"/>
    <w:rsid w:val="00953642"/>
    <w:rsid w:val="00953F0A"/>
    <w:rsid w:val="00954C14"/>
    <w:rsid w:val="0095518A"/>
    <w:rsid w:val="009551AB"/>
    <w:rsid w:val="009559E0"/>
    <w:rsid w:val="00956732"/>
    <w:rsid w:val="009575B4"/>
    <w:rsid w:val="00957614"/>
    <w:rsid w:val="00962528"/>
    <w:rsid w:val="009628C2"/>
    <w:rsid w:val="00965636"/>
    <w:rsid w:val="009656A6"/>
    <w:rsid w:val="00966FAF"/>
    <w:rsid w:val="009704FB"/>
    <w:rsid w:val="00971E76"/>
    <w:rsid w:val="009722EA"/>
    <w:rsid w:val="00973CCB"/>
    <w:rsid w:val="00976994"/>
    <w:rsid w:val="0097797D"/>
    <w:rsid w:val="00977F76"/>
    <w:rsid w:val="00977FFB"/>
    <w:rsid w:val="00980343"/>
    <w:rsid w:val="00980B08"/>
    <w:rsid w:val="009812F0"/>
    <w:rsid w:val="00982B47"/>
    <w:rsid w:val="00982C3C"/>
    <w:rsid w:val="0098320E"/>
    <w:rsid w:val="009851B8"/>
    <w:rsid w:val="00986319"/>
    <w:rsid w:val="0098637F"/>
    <w:rsid w:val="00987754"/>
    <w:rsid w:val="00987A7A"/>
    <w:rsid w:val="00987DF8"/>
    <w:rsid w:val="00992C54"/>
    <w:rsid w:val="0099405E"/>
    <w:rsid w:val="009946DF"/>
    <w:rsid w:val="0099487D"/>
    <w:rsid w:val="00995CBD"/>
    <w:rsid w:val="009A0477"/>
    <w:rsid w:val="009A42E0"/>
    <w:rsid w:val="009A547B"/>
    <w:rsid w:val="009A5AD0"/>
    <w:rsid w:val="009B4690"/>
    <w:rsid w:val="009B529A"/>
    <w:rsid w:val="009B6330"/>
    <w:rsid w:val="009B73D8"/>
    <w:rsid w:val="009B7A78"/>
    <w:rsid w:val="009B7D46"/>
    <w:rsid w:val="009C212F"/>
    <w:rsid w:val="009C284B"/>
    <w:rsid w:val="009C43A7"/>
    <w:rsid w:val="009C5B9B"/>
    <w:rsid w:val="009C7E13"/>
    <w:rsid w:val="009D0CEC"/>
    <w:rsid w:val="009D117D"/>
    <w:rsid w:val="009D16AE"/>
    <w:rsid w:val="009D1DC5"/>
    <w:rsid w:val="009D25DC"/>
    <w:rsid w:val="009D3EEE"/>
    <w:rsid w:val="009D5FF7"/>
    <w:rsid w:val="009D69F9"/>
    <w:rsid w:val="009D6D91"/>
    <w:rsid w:val="009E1E4A"/>
    <w:rsid w:val="009E3E7C"/>
    <w:rsid w:val="009E41AB"/>
    <w:rsid w:val="009E42B1"/>
    <w:rsid w:val="009E45C1"/>
    <w:rsid w:val="009E4BBB"/>
    <w:rsid w:val="009E5000"/>
    <w:rsid w:val="009E5E5C"/>
    <w:rsid w:val="009F15AD"/>
    <w:rsid w:val="009F1661"/>
    <w:rsid w:val="009F4458"/>
    <w:rsid w:val="009F45EA"/>
    <w:rsid w:val="009F5FC0"/>
    <w:rsid w:val="009F612F"/>
    <w:rsid w:val="009F6964"/>
    <w:rsid w:val="009F6DD9"/>
    <w:rsid w:val="00A012DB"/>
    <w:rsid w:val="00A0323C"/>
    <w:rsid w:val="00A038E7"/>
    <w:rsid w:val="00A0513E"/>
    <w:rsid w:val="00A05D6C"/>
    <w:rsid w:val="00A061CD"/>
    <w:rsid w:val="00A0625A"/>
    <w:rsid w:val="00A07352"/>
    <w:rsid w:val="00A10DCE"/>
    <w:rsid w:val="00A14506"/>
    <w:rsid w:val="00A164A0"/>
    <w:rsid w:val="00A1678F"/>
    <w:rsid w:val="00A16BE8"/>
    <w:rsid w:val="00A20F50"/>
    <w:rsid w:val="00A21536"/>
    <w:rsid w:val="00A21548"/>
    <w:rsid w:val="00A2216F"/>
    <w:rsid w:val="00A238A4"/>
    <w:rsid w:val="00A23B34"/>
    <w:rsid w:val="00A24003"/>
    <w:rsid w:val="00A246E9"/>
    <w:rsid w:val="00A2484E"/>
    <w:rsid w:val="00A24FD5"/>
    <w:rsid w:val="00A2508A"/>
    <w:rsid w:val="00A25507"/>
    <w:rsid w:val="00A259D1"/>
    <w:rsid w:val="00A307A6"/>
    <w:rsid w:val="00A32A60"/>
    <w:rsid w:val="00A35C84"/>
    <w:rsid w:val="00A3662D"/>
    <w:rsid w:val="00A36A81"/>
    <w:rsid w:val="00A37FC2"/>
    <w:rsid w:val="00A40987"/>
    <w:rsid w:val="00A42C5B"/>
    <w:rsid w:val="00A457EA"/>
    <w:rsid w:val="00A4604B"/>
    <w:rsid w:val="00A46350"/>
    <w:rsid w:val="00A46453"/>
    <w:rsid w:val="00A47CF8"/>
    <w:rsid w:val="00A47E16"/>
    <w:rsid w:val="00A50554"/>
    <w:rsid w:val="00A512A3"/>
    <w:rsid w:val="00A514FF"/>
    <w:rsid w:val="00A52E33"/>
    <w:rsid w:val="00A5313D"/>
    <w:rsid w:val="00A534E9"/>
    <w:rsid w:val="00A544AA"/>
    <w:rsid w:val="00A55E68"/>
    <w:rsid w:val="00A649BE"/>
    <w:rsid w:val="00A67333"/>
    <w:rsid w:val="00A707F9"/>
    <w:rsid w:val="00A7143A"/>
    <w:rsid w:val="00A716F6"/>
    <w:rsid w:val="00A71A67"/>
    <w:rsid w:val="00A728B8"/>
    <w:rsid w:val="00A73E94"/>
    <w:rsid w:val="00A74501"/>
    <w:rsid w:val="00A76416"/>
    <w:rsid w:val="00A76BCE"/>
    <w:rsid w:val="00A777BD"/>
    <w:rsid w:val="00A7793F"/>
    <w:rsid w:val="00A8175C"/>
    <w:rsid w:val="00A818A7"/>
    <w:rsid w:val="00A82DEB"/>
    <w:rsid w:val="00A83AF8"/>
    <w:rsid w:val="00A856C6"/>
    <w:rsid w:val="00A86026"/>
    <w:rsid w:val="00A8771B"/>
    <w:rsid w:val="00A900EE"/>
    <w:rsid w:val="00A904DB"/>
    <w:rsid w:val="00A91A41"/>
    <w:rsid w:val="00A92B3B"/>
    <w:rsid w:val="00A92FD7"/>
    <w:rsid w:val="00A934C2"/>
    <w:rsid w:val="00A95A09"/>
    <w:rsid w:val="00A95F97"/>
    <w:rsid w:val="00A97F5B"/>
    <w:rsid w:val="00AA0014"/>
    <w:rsid w:val="00AA0303"/>
    <w:rsid w:val="00AA0631"/>
    <w:rsid w:val="00AA0761"/>
    <w:rsid w:val="00AA113E"/>
    <w:rsid w:val="00AA278D"/>
    <w:rsid w:val="00AA45D7"/>
    <w:rsid w:val="00AA5357"/>
    <w:rsid w:val="00AA6E7B"/>
    <w:rsid w:val="00AA6FD0"/>
    <w:rsid w:val="00AA7A08"/>
    <w:rsid w:val="00AB0553"/>
    <w:rsid w:val="00AB12F9"/>
    <w:rsid w:val="00AB1C49"/>
    <w:rsid w:val="00AB561E"/>
    <w:rsid w:val="00AB5CE3"/>
    <w:rsid w:val="00AB7A4A"/>
    <w:rsid w:val="00AC0642"/>
    <w:rsid w:val="00AC1786"/>
    <w:rsid w:val="00AC27D8"/>
    <w:rsid w:val="00AC2DEE"/>
    <w:rsid w:val="00AC33C3"/>
    <w:rsid w:val="00AC388B"/>
    <w:rsid w:val="00AC4796"/>
    <w:rsid w:val="00AC5C27"/>
    <w:rsid w:val="00AC7A20"/>
    <w:rsid w:val="00AD07C0"/>
    <w:rsid w:val="00AD1299"/>
    <w:rsid w:val="00AD169D"/>
    <w:rsid w:val="00AD1A2C"/>
    <w:rsid w:val="00AD1BBD"/>
    <w:rsid w:val="00AD20BB"/>
    <w:rsid w:val="00AD29A9"/>
    <w:rsid w:val="00AD33DB"/>
    <w:rsid w:val="00AD62B9"/>
    <w:rsid w:val="00AD722E"/>
    <w:rsid w:val="00AD7BBB"/>
    <w:rsid w:val="00AE078E"/>
    <w:rsid w:val="00AE0857"/>
    <w:rsid w:val="00AE0FD2"/>
    <w:rsid w:val="00AE121A"/>
    <w:rsid w:val="00AE13E2"/>
    <w:rsid w:val="00AE15D2"/>
    <w:rsid w:val="00AE1E7E"/>
    <w:rsid w:val="00AE2654"/>
    <w:rsid w:val="00AE41FD"/>
    <w:rsid w:val="00AE4EC5"/>
    <w:rsid w:val="00AE55D5"/>
    <w:rsid w:val="00AF156C"/>
    <w:rsid w:val="00AF180F"/>
    <w:rsid w:val="00AF1961"/>
    <w:rsid w:val="00AF1EBE"/>
    <w:rsid w:val="00AF286D"/>
    <w:rsid w:val="00AF2991"/>
    <w:rsid w:val="00AF5493"/>
    <w:rsid w:val="00AF55DA"/>
    <w:rsid w:val="00AF575F"/>
    <w:rsid w:val="00AF59BA"/>
    <w:rsid w:val="00AF6505"/>
    <w:rsid w:val="00AF6586"/>
    <w:rsid w:val="00AF6CBC"/>
    <w:rsid w:val="00B005B9"/>
    <w:rsid w:val="00B00A27"/>
    <w:rsid w:val="00B00B18"/>
    <w:rsid w:val="00B00D04"/>
    <w:rsid w:val="00B05F9A"/>
    <w:rsid w:val="00B06BE1"/>
    <w:rsid w:val="00B106D7"/>
    <w:rsid w:val="00B10727"/>
    <w:rsid w:val="00B1272C"/>
    <w:rsid w:val="00B12906"/>
    <w:rsid w:val="00B1294E"/>
    <w:rsid w:val="00B161E3"/>
    <w:rsid w:val="00B167AD"/>
    <w:rsid w:val="00B1698B"/>
    <w:rsid w:val="00B175E7"/>
    <w:rsid w:val="00B17A93"/>
    <w:rsid w:val="00B17F49"/>
    <w:rsid w:val="00B22798"/>
    <w:rsid w:val="00B24CE1"/>
    <w:rsid w:val="00B26D35"/>
    <w:rsid w:val="00B27694"/>
    <w:rsid w:val="00B27AE8"/>
    <w:rsid w:val="00B27B4D"/>
    <w:rsid w:val="00B3223A"/>
    <w:rsid w:val="00B33D63"/>
    <w:rsid w:val="00B33DDC"/>
    <w:rsid w:val="00B34A1F"/>
    <w:rsid w:val="00B35EAE"/>
    <w:rsid w:val="00B37C21"/>
    <w:rsid w:val="00B46F4E"/>
    <w:rsid w:val="00B50B28"/>
    <w:rsid w:val="00B51864"/>
    <w:rsid w:val="00B51910"/>
    <w:rsid w:val="00B51E8D"/>
    <w:rsid w:val="00B5270D"/>
    <w:rsid w:val="00B53915"/>
    <w:rsid w:val="00B551F0"/>
    <w:rsid w:val="00B60DB0"/>
    <w:rsid w:val="00B63B0F"/>
    <w:rsid w:val="00B6464E"/>
    <w:rsid w:val="00B6468E"/>
    <w:rsid w:val="00B64DBE"/>
    <w:rsid w:val="00B650D2"/>
    <w:rsid w:val="00B655DF"/>
    <w:rsid w:val="00B70BA1"/>
    <w:rsid w:val="00B71A5A"/>
    <w:rsid w:val="00B71CE5"/>
    <w:rsid w:val="00B723E1"/>
    <w:rsid w:val="00B73993"/>
    <w:rsid w:val="00B77448"/>
    <w:rsid w:val="00B808BE"/>
    <w:rsid w:val="00B8214B"/>
    <w:rsid w:val="00B82FA0"/>
    <w:rsid w:val="00B83024"/>
    <w:rsid w:val="00B83F8B"/>
    <w:rsid w:val="00B871DF"/>
    <w:rsid w:val="00B91C2B"/>
    <w:rsid w:val="00B9274A"/>
    <w:rsid w:val="00B945FC"/>
    <w:rsid w:val="00B9608C"/>
    <w:rsid w:val="00B96A50"/>
    <w:rsid w:val="00B97459"/>
    <w:rsid w:val="00BA0469"/>
    <w:rsid w:val="00BA51F9"/>
    <w:rsid w:val="00BA56F1"/>
    <w:rsid w:val="00BA6768"/>
    <w:rsid w:val="00BB0CA2"/>
    <w:rsid w:val="00BB1726"/>
    <w:rsid w:val="00BB1B45"/>
    <w:rsid w:val="00BB3D5F"/>
    <w:rsid w:val="00BB3EF7"/>
    <w:rsid w:val="00BB50E9"/>
    <w:rsid w:val="00BB5270"/>
    <w:rsid w:val="00BB78AD"/>
    <w:rsid w:val="00BC0381"/>
    <w:rsid w:val="00BC50C5"/>
    <w:rsid w:val="00BC6C37"/>
    <w:rsid w:val="00BC6D41"/>
    <w:rsid w:val="00BC6FEE"/>
    <w:rsid w:val="00BC7CE1"/>
    <w:rsid w:val="00BD0156"/>
    <w:rsid w:val="00BD171D"/>
    <w:rsid w:val="00BD2036"/>
    <w:rsid w:val="00BD2F8C"/>
    <w:rsid w:val="00BD391F"/>
    <w:rsid w:val="00BD4D46"/>
    <w:rsid w:val="00BD4F00"/>
    <w:rsid w:val="00BD53E4"/>
    <w:rsid w:val="00BD54F5"/>
    <w:rsid w:val="00BE0308"/>
    <w:rsid w:val="00BE6386"/>
    <w:rsid w:val="00BE6A84"/>
    <w:rsid w:val="00BF09AC"/>
    <w:rsid w:val="00BF25BA"/>
    <w:rsid w:val="00BF3265"/>
    <w:rsid w:val="00BF411A"/>
    <w:rsid w:val="00BF6664"/>
    <w:rsid w:val="00BF6A74"/>
    <w:rsid w:val="00BF79DB"/>
    <w:rsid w:val="00C018CE"/>
    <w:rsid w:val="00C02DCE"/>
    <w:rsid w:val="00C07D7F"/>
    <w:rsid w:val="00C106FA"/>
    <w:rsid w:val="00C12F69"/>
    <w:rsid w:val="00C14DD2"/>
    <w:rsid w:val="00C14F01"/>
    <w:rsid w:val="00C1610C"/>
    <w:rsid w:val="00C1679D"/>
    <w:rsid w:val="00C17507"/>
    <w:rsid w:val="00C17BEA"/>
    <w:rsid w:val="00C20265"/>
    <w:rsid w:val="00C21A6C"/>
    <w:rsid w:val="00C22D12"/>
    <w:rsid w:val="00C2405F"/>
    <w:rsid w:val="00C2612A"/>
    <w:rsid w:val="00C272B7"/>
    <w:rsid w:val="00C279F9"/>
    <w:rsid w:val="00C33531"/>
    <w:rsid w:val="00C34919"/>
    <w:rsid w:val="00C34EEE"/>
    <w:rsid w:val="00C35B8E"/>
    <w:rsid w:val="00C40307"/>
    <w:rsid w:val="00C41428"/>
    <w:rsid w:val="00C417A2"/>
    <w:rsid w:val="00C43E31"/>
    <w:rsid w:val="00C44027"/>
    <w:rsid w:val="00C45AB9"/>
    <w:rsid w:val="00C45AFD"/>
    <w:rsid w:val="00C47331"/>
    <w:rsid w:val="00C5079B"/>
    <w:rsid w:val="00C5203F"/>
    <w:rsid w:val="00C52376"/>
    <w:rsid w:val="00C525BD"/>
    <w:rsid w:val="00C52B65"/>
    <w:rsid w:val="00C52F8A"/>
    <w:rsid w:val="00C53D9A"/>
    <w:rsid w:val="00C542AC"/>
    <w:rsid w:val="00C544BD"/>
    <w:rsid w:val="00C54F52"/>
    <w:rsid w:val="00C558BF"/>
    <w:rsid w:val="00C5595C"/>
    <w:rsid w:val="00C56723"/>
    <w:rsid w:val="00C568DE"/>
    <w:rsid w:val="00C621A8"/>
    <w:rsid w:val="00C639AA"/>
    <w:rsid w:val="00C643BA"/>
    <w:rsid w:val="00C648DA"/>
    <w:rsid w:val="00C64A92"/>
    <w:rsid w:val="00C6651D"/>
    <w:rsid w:val="00C67C19"/>
    <w:rsid w:val="00C72B0D"/>
    <w:rsid w:val="00C73682"/>
    <w:rsid w:val="00C73741"/>
    <w:rsid w:val="00C73B87"/>
    <w:rsid w:val="00C74D18"/>
    <w:rsid w:val="00C7543B"/>
    <w:rsid w:val="00C7570C"/>
    <w:rsid w:val="00C75AE4"/>
    <w:rsid w:val="00C76512"/>
    <w:rsid w:val="00C7697F"/>
    <w:rsid w:val="00C771B2"/>
    <w:rsid w:val="00C771DD"/>
    <w:rsid w:val="00C77BE0"/>
    <w:rsid w:val="00C77CAF"/>
    <w:rsid w:val="00C801D2"/>
    <w:rsid w:val="00C8102E"/>
    <w:rsid w:val="00C84311"/>
    <w:rsid w:val="00C863AB"/>
    <w:rsid w:val="00C87592"/>
    <w:rsid w:val="00C87757"/>
    <w:rsid w:val="00C90E66"/>
    <w:rsid w:val="00C912D2"/>
    <w:rsid w:val="00C934C2"/>
    <w:rsid w:val="00C94F48"/>
    <w:rsid w:val="00C9573A"/>
    <w:rsid w:val="00C974B8"/>
    <w:rsid w:val="00CA05CC"/>
    <w:rsid w:val="00CA2116"/>
    <w:rsid w:val="00CA2E11"/>
    <w:rsid w:val="00CA36A9"/>
    <w:rsid w:val="00CA3D01"/>
    <w:rsid w:val="00CA4B2E"/>
    <w:rsid w:val="00CA4DC3"/>
    <w:rsid w:val="00CA4F8B"/>
    <w:rsid w:val="00CB053D"/>
    <w:rsid w:val="00CB2AF0"/>
    <w:rsid w:val="00CB31DC"/>
    <w:rsid w:val="00CB38E8"/>
    <w:rsid w:val="00CB3A05"/>
    <w:rsid w:val="00CB4335"/>
    <w:rsid w:val="00CB6F37"/>
    <w:rsid w:val="00CB716D"/>
    <w:rsid w:val="00CC01C6"/>
    <w:rsid w:val="00CC11FD"/>
    <w:rsid w:val="00CC1F10"/>
    <w:rsid w:val="00CC3E41"/>
    <w:rsid w:val="00CC4436"/>
    <w:rsid w:val="00CC46CB"/>
    <w:rsid w:val="00CC6228"/>
    <w:rsid w:val="00CC7D1C"/>
    <w:rsid w:val="00CD36D4"/>
    <w:rsid w:val="00CD5C41"/>
    <w:rsid w:val="00CD7187"/>
    <w:rsid w:val="00CE0A71"/>
    <w:rsid w:val="00CE2443"/>
    <w:rsid w:val="00CE46BA"/>
    <w:rsid w:val="00CE50AC"/>
    <w:rsid w:val="00CE6180"/>
    <w:rsid w:val="00CE6351"/>
    <w:rsid w:val="00CE7E27"/>
    <w:rsid w:val="00CF175B"/>
    <w:rsid w:val="00CF2032"/>
    <w:rsid w:val="00CF30A3"/>
    <w:rsid w:val="00CF4463"/>
    <w:rsid w:val="00CF4A17"/>
    <w:rsid w:val="00CF4C74"/>
    <w:rsid w:val="00CF7A9B"/>
    <w:rsid w:val="00CF7E51"/>
    <w:rsid w:val="00D01FE7"/>
    <w:rsid w:val="00D03228"/>
    <w:rsid w:val="00D032CB"/>
    <w:rsid w:val="00D04AFE"/>
    <w:rsid w:val="00D05C94"/>
    <w:rsid w:val="00D07840"/>
    <w:rsid w:val="00D07BFD"/>
    <w:rsid w:val="00D07C50"/>
    <w:rsid w:val="00D10D38"/>
    <w:rsid w:val="00D114D5"/>
    <w:rsid w:val="00D11B79"/>
    <w:rsid w:val="00D17BD5"/>
    <w:rsid w:val="00D20EB9"/>
    <w:rsid w:val="00D2170D"/>
    <w:rsid w:val="00D22D33"/>
    <w:rsid w:val="00D23501"/>
    <w:rsid w:val="00D23790"/>
    <w:rsid w:val="00D23904"/>
    <w:rsid w:val="00D23C82"/>
    <w:rsid w:val="00D26349"/>
    <w:rsid w:val="00D26F97"/>
    <w:rsid w:val="00D27575"/>
    <w:rsid w:val="00D3207A"/>
    <w:rsid w:val="00D32B45"/>
    <w:rsid w:val="00D339C9"/>
    <w:rsid w:val="00D351E1"/>
    <w:rsid w:val="00D35EE7"/>
    <w:rsid w:val="00D35FE5"/>
    <w:rsid w:val="00D361CF"/>
    <w:rsid w:val="00D36BE7"/>
    <w:rsid w:val="00D36DD7"/>
    <w:rsid w:val="00D378B6"/>
    <w:rsid w:val="00D418C4"/>
    <w:rsid w:val="00D41A4E"/>
    <w:rsid w:val="00D41ACC"/>
    <w:rsid w:val="00D42706"/>
    <w:rsid w:val="00D42C32"/>
    <w:rsid w:val="00D434EE"/>
    <w:rsid w:val="00D43547"/>
    <w:rsid w:val="00D476A7"/>
    <w:rsid w:val="00D47FA0"/>
    <w:rsid w:val="00D51F0A"/>
    <w:rsid w:val="00D52362"/>
    <w:rsid w:val="00D52945"/>
    <w:rsid w:val="00D53511"/>
    <w:rsid w:val="00D53D4B"/>
    <w:rsid w:val="00D55C3A"/>
    <w:rsid w:val="00D56C9F"/>
    <w:rsid w:val="00D57A52"/>
    <w:rsid w:val="00D57B6A"/>
    <w:rsid w:val="00D60C9D"/>
    <w:rsid w:val="00D61DBC"/>
    <w:rsid w:val="00D63160"/>
    <w:rsid w:val="00D63B24"/>
    <w:rsid w:val="00D63B38"/>
    <w:rsid w:val="00D66478"/>
    <w:rsid w:val="00D66843"/>
    <w:rsid w:val="00D70D98"/>
    <w:rsid w:val="00D71FB8"/>
    <w:rsid w:val="00D7253E"/>
    <w:rsid w:val="00D7270A"/>
    <w:rsid w:val="00D73EB0"/>
    <w:rsid w:val="00D7421C"/>
    <w:rsid w:val="00D752FB"/>
    <w:rsid w:val="00D75FCF"/>
    <w:rsid w:val="00D7666F"/>
    <w:rsid w:val="00D778A5"/>
    <w:rsid w:val="00D80118"/>
    <w:rsid w:val="00D802B1"/>
    <w:rsid w:val="00D805EC"/>
    <w:rsid w:val="00D8448A"/>
    <w:rsid w:val="00D86749"/>
    <w:rsid w:val="00D869FC"/>
    <w:rsid w:val="00D8723C"/>
    <w:rsid w:val="00D87498"/>
    <w:rsid w:val="00D90D58"/>
    <w:rsid w:val="00D91763"/>
    <w:rsid w:val="00D932C7"/>
    <w:rsid w:val="00D94EE0"/>
    <w:rsid w:val="00D950BF"/>
    <w:rsid w:val="00D95EA7"/>
    <w:rsid w:val="00D96292"/>
    <w:rsid w:val="00D97461"/>
    <w:rsid w:val="00DA1D94"/>
    <w:rsid w:val="00DA21B2"/>
    <w:rsid w:val="00DA265D"/>
    <w:rsid w:val="00DA3FBD"/>
    <w:rsid w:val="00DA658D"/>
    <w:rsid w:val="00DA6E2A"/>
    <w:rsid w:val="00DB0E70"/>
    <w:rsid w:val="00DB521C"/>
    <w:rsid w:val="00DB5762"/>
    <w:rsid w:val="00DC27E7"/>
    <w:rsid w:val="00DC2D00"/>
    <w:rsid w:val="00DC3FA8"/>
    <w:rsid w:val="00DC5690"/>
    <w:rsid w:val="00DC7030"/>
    <w:rsid w:val="00DD0EE3"/>
    <w:rsid w:val="00DD2737"/>
    <w:rsid w:val="00DD30AD"/>
    <w:rsid w:val="00DD31EE"/>
    <w:rsid w:val="00DD4535"/>
    <w:rsid w:val="00DD51EE"/>
    <w:rsid w:val="00DD5E63"/>
    <w:rsid w:val="00DD717E"/>
    <w:rsid w:val="00DE0E58"/>
    <w:rsid w:val="00DE4093"/>
    <w:rsid w:val="00DE4788"/>
    <w:rsid w:val="00DE60A2"/>
    <w:rsid w:val="00DE7E49"/>
    <w:rsid w:val="00DE7E72"/>
    <w:rsid w:val="00DF0685"/>
    <w:rsid w:val="00DF0D06"/>
    <w:rsid w:val="00DF29F6"/>
    <w:rsid w:val="00DF3521"/>
    <w:rsid w:val="00DF3BFB"/>
    <w:rsid w:val="00E004D7"/>
    <w:rsid w:val="00E01573"/>
    <w:rsid w:val="00E01B33"/>
    <w:rsid w:val="00E04107"/>
    <w:rsid w:val="00E1102E"/>
    <w:rsid w:val="00E1113C"/>
    <w:rsid w:val="00E1242A"/>
    <w:rsid w:val="00E124F0"/>
    <w:rsid w:val="00E131E8"/>
    <w:rsid w:val="00E14689"/>
    <w:rsid w:val="00E15023"/>
    <w:rsid w:val="00E171CB"/>
    <w:rsid w:val="00E224ED"/>
    <w:rsid w:val="00E22739"/>
    <w:rsid w:val="00E25D77"/>
    <w:rsid w:val="00E26CE6"/>
    <w:rsid w:val="00E30760"/>
    <w:rsid w:val="00E307C8"/>
    <w:rsid w:val="00E31191"/>
    <w:rsid w:val="00E319B3"/>
    <w:rsid w:val="00E31FDC"/>
    <w:rsid w:val="00E33FF9"/>
    <w:rsid w:val="00E34504"/>
    <w:rsid w:val="00E34896"/>
    <w:rsid w:val="00E34C33"/>
    <w:rsid w:val="00E35D6E"/>
    <w:rsid w:val="00E35F96"/>
    <w:rsid w:val="00E37124"/>
    <w:rsid w:val="00E3756C"/>
    <w:rsid w:val="00E401C4"/>
    <w:rsid w:val="00E40C62"/>
    <w:rsid w:val="00E41345"/>
    <w:rsid w:val="00E4292D"/>
    <w:rsid w:val="00E44781"/>
    <w:rsid w:val="00E4483A"/>
    <w:rsid w:val="00E45586"/>
    <w:rsid w:val="00E45957"/>
    <w:rsid w:val="00E501BD"/>
    <w:rsid w:val="00E50D45"/>
    <w:rsid w:val="00E50F51"/>
    <w:rsid w:val="00E514BC"/>
    <w:rsid w:val="00E51928"/>
    <w:rsid w:val="00E519C0"/>
    <w:rsid w:val="00E55C03"/>
    <w:rsid w:val="00E60E03"/>
    <w:rsid w:val="00E61596"/>
    <w:rsid w:val="00E61E45"/>
    <w:rsid w:val="00E62360"/>
    <w:rsid w:val="00E660B2"/>
    <w:rsid w:val="00E706D0"/>
    <w:rsid w:val="00E72741"/>
    <w:rsid w:val="00E741D9"/>
    <w:rsid w:val="00E75F4C"/>
    <w:rsid w:val="00E81A30"/>
    <w:rsid w:val="00E81F4B"/>
    <w:rsid w:val="00E83983"/>
    <w:rsid w:val="00E83BA9"/>
    <w:rsid w:val="00E83D5B"/>
    <w:rsid w:val="00E84F1B"/>
    <w:rsid w:val="00E86E1F"/>
    <w:rsid w:val="00E92985"/>
    <w:rsid w:val="00E93232"/>
    <w:rsid w:val="00E96233"/>
    <w:rsid w:val="00E96802"/>
    <w:rsid w:val="00E96E2B"/>
    <w:rsid w:val="00E97206"/>
    <w:rsid w:val="00EA182C"/>
    <w:rsid w:val="00EA1C1E"/>
    <w:rsid w:val="00EA31EB"/>
    <w:rsid w:val="00EA35D6"/>
    <w:rsid w:val="00EA401A"/>
    <w:rsid w:val="00EA4045"/>
    <w:rsid w:val="00EA4127"/>
    <w:rsid w:val="00EB6CEC"/>
    <w:rsid w:val="00EB7794"/>
    <w:rsid w:val="00EC2710"/>
    <w:rsid w:val="00EC6001"/>
    <w:rsid w:val="00EC692E"/>
    <w:rsid w:val="00ED2345"/>
    <w:rsid w:val="00ED267E"/>
    <w:rsid w:val="00ED7540"/>
    <w:rsid w:val="00ED77A8"/>
    <w:rsid w:val="00EE00B1"/>
    <w:rsid w:val="00EE1427"/>
    <w:rsid w:val="00EE17D0"/>
    <w:rsid w:val="00EE1EB8"/>
    <w:rsid w:val="00EE457A"/>
    <w:rsid w:val="00EE518E"/>
    <w:rsid w:val="00EE5C50"/>
    <w:rsid w:val="00EE68B3"/>
    <w:rsid w:val="00EE6EBF"/>
    <w:rsid w:val="00EE7B58"/>
    <w:rsid w:val="00EF03A4"/>
    <w:rsid w:val="00EF1527"/>
    <w:rsid w:val="00EF25D4"/>
    <w:rsid w:val="00EF29A3"/>
    <w:rsid w:val="00EF3E23"/>
    <w:rsid w:val="00EF5AE0"/>
    <w:rsid w:val="00EF7D9C"/>
    <w:rsid w:val="00F01154"/>
    <w:rsid w:val="00F01A06"/>
    <w:rsid w:val="00F026DF"/>
    <w:rsid w:val="00F034DA"/>
    <w:rsid w:val="00F03B12"/>
    <w:rsid w:val="00F04CD7"/>
    <w:rsid w:val="00F05442"/>
    <w:rsid w:val="00F057F7"/>
    <w:rsid w:val="00F05ABE"/>
    <w:rsid w:val="00F10150"/>
    <w:rsid w:val="00F113FE"/>
    <w:rsid w:val="00F128CC"/>
    <w:rsid w:val="00F12DAE"/>
    <w:rsid w:val="00F15870"/>
    <w:rsid w:val="00F16070"/>
    <w:rsid w:val="00F16E0E"/>
    <w:rsid w:val="00F172A3"/>
    <w:rsid w:val="00F176C7"/>
    <w:rsid w:val="00F17BBA"/>
    <w:rsid w:val="00F17DF3"/>
    <w:rsid w:val="00F20B02"/>
    <w:rsid w:val="00F20E17"/>
    <w:rsid w:val="00F232E4"/>
    <w:rsid w:val="00F23AC8"/>
    <w:rsid w:val="00F27554"/>
    <w:rsid w:val="00F32AC2"/>
    <w:rsid w:val="00F33060"/>
    <w:rsid w:val="00F3411A"/>
    <w:rsid w:val="00F35CF2"/>
    <w:rsid w:val="00F37CA5"/>
    <w:rsid w:val="00F4233B"/>
    <w:rsid w:val="00F42FD9"/>
    <w:rsid w:val="00F46BA7"/>
    <w:rsid w:val="00F47035"/>
    <w:rsid w:val="00F471C9"/>
    <w:rsid w:val="00F4735A"/>
    <w:rsid w:val="00F4736C"/>
    <w:rsid w:val="00F47A1A"/>
    <w:rsid w:val="00F47A2B"/>
    <w:rsid w:val="00F509F0"/>
    <w:rsid w:val="00F52ED0"/>
    <w:rsid w:val="00F5493A"/>
    <w:rsid w:val="00F54A3D"/>
    <w:rsid w:val="00F55F88"/>
    <w:rsid w:val="00F5675F"/>
    <w:rsid w:val="00F5707B"/>
    <w:rsid w:val="00F5736C"/>
    <w:rsid w:val="00F578AF"/>
    <w:rsid w:val="00F62CF2"/>
    <w:rsid w:val="00F645C3"/>
    <w:rsid w:val="00F649AE"/>
    <w:rsid w:val="00F666F1"/>
    <w:rsid w:val="00F66796"/>
    <w:rsid w:val="00F70048"/>
    <w:rsid w:val="00F71A84"/>
    <w:rsid w:val="00F73BCA"/>
    <w:rsid w:val="00F74011"/>
    <w:rsid w:val="00F770E1"/>
    <w:rsid w:val="00F8251F"/>
    <w:rsid w:val="00F83291"/>
    <w:rsid w:val="00F8350D"/>
    <w:rsid w:val="00F84777"/>
    <w:rsid w:val="00F856B5"/>
    <w:rsid w:val="00F87A45"/>
    <w:rsid w:val="00F87B57"/>
    <w:rsid w:val="00F90AC9"/>
    <w:rsid w:val="00F95220"/>
    <w:rsid w:val="00F95478"/>
    <w:rsid w:val="00F96BB9"/>
    <w:rsid w:val="00FA37CE"/>
    <w:rsid w:val="00FA4469"/>
    <w:rsid w:val="00FA48C5"/>
    <w:rsid w:val="00FA4FF9"/>
    <w:rsid w:val="00FA5117"/>
    <w:rsid w:val="00FA53CF"/>
    <w:rsid w:val="00FA54E8"/>
    <w:rsid w:val="00FA75B4"/>
    <w:rsid w:val="00FB0357"/>
    <w:rsid w:val="00FB1313"/>
    <w:rsid w:val="00FB1B0F"/>
    <w:rsid w:val="00FB380A"/>
    <w:rsid w:val="00FB5BF2"/>
    <w:rsid w:val="00FB705F"/>
    <w:rsid w:val="00FB78D8"/>
    <w:rsid w:val="00FC2578"/>
    <w:rsid w:val="00FC3107"/>
    <w:rsid w:val="00FC60EC"/>
    <w:rsid w:val="00FC6D46"/>
    <w:rsid w:val="00FD16B7"/>
    <w:rsid w:val="00FD1BD2"/>
    <w:rsid w:val="00FD2E04"/>
    <w:rsid w:val="00FD3F78"/>
    <w:rsid w:val="00FD4590"/>
    <w:rsid w:val="00FD6804"/>
    <w:rsid w:val="00FD6818"/>
    <w:rsid w:val="00FE0FF6"/>
    <w:rsid w:val="00FE1056"/>
    <w:rsid w:val="00FE1798"/>
    <w:rsid w:val="00FE1940"/>
    <w:rsid w:val="00FE1B6B"/>
    <w:rsid w:val="00FE2176"/>
    <w:rsid w:val="00FE2A3D"/>
    <w:rsid w:val="00FE3893"/>
    <w:rsid w:val="00FE447E"/>
    <w:rsid w:val="00FE4E4C"/>
    <w:rsid w:val="00FE6525"/>
    <w:rsid w:val="00FE7129"/>
    <w:rsid w:val="00FF283A"/>
    <w:rsid w:val="00FF36F2"/>
    <w:rsid w:val="00FF55FF"/>
    <w:rsid w:val="00FF60D2"/>
    <w:rsid w:val="00FF6F8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F9C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896"/>
    <w:rPr>
      <w:rFonts w:ascii="Arial" w:hAnsi="Arial"/>
      <w:sz w:val="24"/>
      <w:szCs w:val="24"/>
    </w:rPr>
  </w:style>
  <w:style w:type="paragraph" w:styleId="Heading1">
    <w:name w:val="heading 1"/>
    <w:basedOn w:val="Normal"/>
    <w:next w:val="Normal"/>
    <w:link w:val="Heading1Char"/>
    <w:uiPriority w:val="9"/>
    <w:qFormat/>
    <w:rsid w:val="00B167AD"/>
    <w:pPr>
      <w:keepNext/>
      <w:jc w:val="center"/>
      <w:outlineLvl w:val="0"/>
    </w:pPr>
    <w:rPr>
      <w:rFonts w:ascii="Tahoma" w:hAnsi="Tahoma" w:cs="Tahoma"/>
      <w:b/>
      <w:bCs/>
      <w:sz w:val="36"/>
      <w:szCs w:val="36"/>
    </w:rPr>
  </w:style>
  <w:style w:type="paragraph" w:styleId="Heading2">
    <w:name w:val="heading 2"/>
    <w:basedOn w:val="Normal"/>
    <w:next w:val="Normal"/>
    <w:qFormat/>
    <w:rsid w:val="00B167AD"/>
    <w:pPr>
      <w:keepNext/>
      <w:jc w:val="center"/>
      <w:outlineLvl w:val="1"/>
    </w:pPr>
    <w:rPr>
      <w:rFonts w:ascii="Tahoma" w:hAnsi="Tahoma" w:cs="Tahoma"/>
      <w:b/>
      <w:sz w:val="44"/>
      <w:szCs w:val="36"/>
    </w:rPr>
  </w:style>
  <w:style w:type="paragraph" w:styleId="Heading3">
    <w:name w:val="heading 3"/>
    <w:basedOn w:val="Normal"/>
    <w:next w:val="Normal"/>
    <w:qFormat/>
    <w:rsid w:val="00B167AD"/>
    <w:pPr>
      <w:keepNext/>
      <w:spacing w:before="120" w:after="60"/>
      <w:outlineLvl w:val="2"/>
    </w:pPr>
    <w:rPr>
      <w:b/>
      <w:bCs/>
      <w:sz w:val="26"/>
      <w:szCs w:val="26"/>
      <w:lang w:eastAsia="en-US"/>
    </w:rPr>
  </w:style>
  <w:style w:type="paragraph" w:styleId="Heading4">
    <w:name w:val="heading 4"/>
    <w:basedOn w:val="Normal"/>
    <w:next w:val="Normal"/>
    <w:qFormat/>
    <w:rsid w:val="00B167AD"/>
    <w:pPr>
      <w:keepNext/>
      <w:outlineLvl w:val="3"/>
    </w:pPr>
    <w:rPr>
      <w:rFonts w:ascii="Verdana" w:hAnsi="Verdana"/>
      <w:b/>
      <w:bCs/>
      <w:sz w:val="20"/>
      <w:lang w:eastAsia="en-US"/>
    </w:rPr>
  </w:style>
  <w:style w:type="paragraph" w:styleId="Heading5">
    <w:name w:val="heading 5"/>
    <w:basedOn w:val="Normal"/>
    <w:next w:val="Normal"/>
    <w:qFormat/>
    <w:rsid w:val="00B167AD"/>
    <w:pPr>
      <w:spacing w:before="240" w:after="60"/>
      <w:outlineLvl w:val="4"/>
    </w:pPr>
    <w:rPr>
      <w:b/>
      <w:bCs/>
      <w:i/>
      <w:iCs/>
      <w:sz w:val="26"/>
      <w:szCs w:val="26"/>
    </w:rPr>
  </w:style>
  <w:style w:type="paragraph" w:styleId="Heading6">
    <w:name w:val="heading 6"/>
    <w:basedOn w:val="Normal"/>
    <w:next w:val="Normal"/>
    <w:qFormat/>
    <w:rsid w:val="00B167AD"/>
    <w:pPr>
      <w:keepNext/>
      <w:jc w:val="center"/>
      <w:outlineLvl w:val="5"/>
    </w:pPr>
    <w:rPr>
      <w:rFonts w:ascii="Verdana" w:hAnsi="Verdana"/>
      <w:b/>
      <w:bCs/>
      <w:sz w:val="16"/>
      <w:lang w:eastAsia="en-US"/>
    </w:rPr>
  </w:style>
  <w:style w:type="paragraph" w:styleId="Heading7">
    <w:name w:val="heading 7"/>
    <w:basedOn w:val="Normal"/>
    <w:next w:val="Normal"/>
    <w:qFormat/>
    <w:rsid w:val="00B167AD"/>
    <w:pPr>
      <w:spacing w:before="240" w:after="60"/>
      <w:outlineLvl w:val="6"/>
    </w:pPr>
    <w:rPr>
      <w:lang w:eastAsia="en-US"/>
    </w:rPr>
  </w:style>
  <w:style w:type="paragraph" w:styleId="Heading8">
    <w:name w:val="heading 8"/>
    <w:basedOn w:val="Normal"/>
    <w:next w:val="Normal"/>
    <w:qFormat/>
    <w:rsid w:val="00B167AD"/>
    <w:pPr>
      <w:spacing w:before="240" w:after="60"/>
      <w:outlineLvl w:val="7"/>
    </w:pPr>
    <w:rPr>
      <w:i/>
      <w:iCs/>
      <w:lang w:eastAsia="en-US"/>
    </w:rPr>
  </w:style>
  <w:style w:type="paragraph" w:styleId="Heading9">
    <w:name w:val="heading 9"/>
    <w:basedOn w:val="Normal"/>
    <w:next w:val="Normal"/>
    <w:qFormat/>
    <w:rsid w:val="00B167AD"/>
    <w:pPr>
      <w:spacing w:before="240" w:after="60"/>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167AD"/>
    <w:pPr>
      <w:tabs>
        <w:tab w:val="center" w:pos="4320"/>
        <w:tab w:val="right" w:pos="8640"/>
      </w:tabs>
    </w:pPr>
  </w:style>
  <w:style w:type="paragraph" w:styleId="Footer">
    <w:name w:val="footer"/>
    <w:basedOn w:val="Normal"/>
    <w:link w:val="FooterChar"/>
    <w:uiPriority w:val="99"/>
    <w:rsid w:val="00B167AD"/>
    <w:pPr>
      <w:tabs>
        <w:tab w:val="center" w:pos="4320"/>
        <w:tab w:val="right" w:pos="8640"/>
      </w:tabs>
    </w:pPr>
  </w:style>
  <w:style w:type="paragraph" w:customStyle="1" w:styleId="CabealhodeCapa">
    <w:name w:val="Cabeçalho de Capa"/>
    <w:basedOn w:val="Heading5"/>
    <w:rsid w:val="00B167AD"/>
    <w:pPr>
      <w:keepNext/>
      <w:spacing w:before="0" w:after="0" w:line="360" w:lineRule="auto"/>
    </w:pPr>
    <w:rPr>
      <w:rFonts w:ascii="Verdana" w:hAnsi="Verdana"/>
      <w:b w:val="0"/>
      <w:bCs w:val="0"/>
      <w:i w:val="0"/>
      <w:iCs w:val="0"/>
      <w:sz w:val="40"/>
      <w:szCs w:val="24"/>
      <w:lang w:eastAsia="en-US"/>
    </w:rPr>
  </w:style>
  <w:style w:type="paragraph" w:styleId="Title">
    <w:name w:val="Title"/>
    <w:basedOn w:val="Normal"/>
    <w:next w:val="Normal"/>
    <w:qFormat/>
    <w:rsid w:val="00B167AD"/>
    <w:pPr>
      <w:widowControl w:val="0"/>
      <w:jc w:val="center"/>
    </w:pPr>
    <w:rPr>
      <w:b/>
      <w:sz w:val="36"/>
      <w:szCs w:val="20"/>
      <w:lang w:val="en-US"/>
    </w:rPr>
  </w:style>
  <w:style w:type="paragraph" w:customStyle="1" w:styleId="Tabletext">
    <w:name w:val="Tabletext"/>
    <w:basedOn w:val="Normal"/>
    <w:rsid w:val="00B167AD"/>
    <w:pPr>
      <w:keepLines/>
      <w:widowControl w:val="0"/>
      <w:spacing w:after="120" w:line="240" w:lineRule="atLeast"/>
    </w:pPr>
    <w:rPr>
      <w:sz w:val="20"/>
      <w:szCs w:val="20"/>
      <w:lang w:val="en-US"/>
    </w:rPr>
  </w:style>
  <w:style w:type="paragraph" w:styleId="TOC1">
    <w:name w:val="toc 1"/>
    <w:basedOn w:val="Normal"/>
    <w:next w:val="Normal"/>
    <w:uiPriority w:val="39"/>
    <w:rsid w:val="00B167AD"/>
    <w:pPr>
      <w:widowControl w:val="0"/>
      <w:tabs>
        <w:tab w:val="right" w:pos="9360"/>
      </w:tabs>
      <w:spacing w:before="240" w:after="60" w:line="240" w:lineRule="atLeast"/>
      <w:ind w:right="720"/>
    </w:pPr>
    <w:rPr>
      <w:noProof/>
      <w:sz w:val="20"/>
      <w:szCs w:val="20"/>
      <w:lang w:val="en-US"/>
    </w:rPr>
  </w:style>
  <w:style w:type="paragraph" w:styleId="BodyText">
    <w:name w:val="Body Text"/>
    <w:basedOn w:val="Normal"/>
    <w:rsid w:val="00B167AD"/>
    <w:pPr>
      <w:keepLines/>
      <w:widowControl w:val="0"/>
      <w:spacing w:after="120" w:line="240" w:lineRule="atLeast"/>
      <w:ind w:left="720"/>
    </w:pPr>
    <w:rPr>
      <w:sz w:val="20"/>
      <w:szCs w:val="20"/>
      <w:lang w:val="en-US"/>
    </w:rPr>
  </w:style>
  <w:style w:type="paragraph" w:styleId="Index1">
    <w:name w:val="index 1"/>
    <w:basedOn w:val="Normal"/>
    <w:next w:val="Normal"/>
    <w:autoRedefine/>
    <w:semiHidden/>
    <w:rsid w:val="00B167AD"/>
    <w:pPr>
      <w:numPr>
        <w:numId w:val="1"/>
      </w:numPr>
    </w:pPr>
    <w:rPr>
      <w:rFonts w:cs="Arial"/>
      <w:b/>
    </w:rPr>
  </w:style>
  <w:style w:type="character" w:styleId="Hyperlink">
    <w:name w:val="Hyperlink"/>
    <w:basedOn w:val="DefaultParagraphFont"/>
    <w:uiPriority w:val="99"/>
    <w:rsid w:val="00B167AD"/>
    <w:rPr>
      <w:color w:val="0000FF"/>
      <w:u w:val="single"/>
    </w:rPr>
  </w:style>
  <w:style w:type="character" w:styleId="PageNumber">
    <w:name w:val="page number"/>
    <w:basedOn w:val="DefaultParagraphFont"/>
    <w:rsid w:val="00B167AD"/>
  </w:style>
  <w:style w:type="paragraph" w:styleId="BodyTextIndent">
    <w:name w:val="Body Text Indent"/>
    <w:basedOn w:val="Normal"/>
    <w:rsid w:val="00B167AD"/>
    <w:pPr>
      <w:spacing w:line="360" w:lineRule="exact"/>
      <w:ind w:left="706" w:firstLine="706"/>
      <w:jc w:val="both"/>
    </w:pPr>
    <w:rPr>
      <w:rFonts w:cs="Arial"/>
    </w:rPr>
  </w:style>
  <w:style w:type="paragraph" w:styleId="TOC2">
    <w:name w:val="toc 2"/>
    <w:basedOn w:val="Normal"/>
    <w:next w:val="Normal"/>
    <w:autoRedefine/>
    <w:uiPriority w:val="39"/>
    <w:rsid w:val="00B167AD"/>
    <w:pPr>
      <w:tabs>
        <w:tab w:val="left" w:pos="960"/>
        <w:tab w:val="right" w:pos="8640"/>
      </w:tabs>
      <w:ind w:left="240"/>
    </w:pPr>
    <w:rPr>
      <w:noProof/>
      <w:sz w:val="16"/>
      <w:szCs w:val="44"/>
      <w:lang w:eastAsia="en-US"/>
    </w:rPr>
  </w:style>
  <w:style w:type="paragraph" w:styleId="Index2">
    <w:name w:val="index 2"/>
    <w:basedOn w:val="Normal"/>
    <w:next w:val="Normal"/>
    <w:autoRedefine/>
    <w:semiHidden/>
    <w:rsid w:val="00B167AD"/>
    <w:pPr>
      <w:ind w:left="480" w:hanging="240"/>
    </w:pPr>
  </w:style>
  <w:style w:type="paragraph" w:styleId="Index3">
    <w:name w:val="index 3"/>
    <w:basedOn w:val="Normal"/>
    <w:next w:val="Normal"/>
    <w:autoRedefine/>
    <w:semiHidden/>
    <w:rsid w:val="00B167AD"/>
    <w:pPr>
      <w:ind w:left="720" w:hanging="240"/>
    </w:pPr>
  </w:style>
  <w:style w:type="paragraph" w:styleId="Index4">
    <w:name w:val="index 4"/>
    <w:basedOn w:val="Normal"/>
    <w:next w:val="Normal"/>
    <w:autoRedefine/>
    <w:semiHidden/>
    <w:rsid w:val="00B167AD"/>
    <w:pPr>
      <w:ind w:left="960" w:hanging="240"/>
    </w:pPr>
  </w:style>
  <w:style w:type="paragraph" w:styleId="Index5">
    <w:name w:val="index 5"/>
    <w:basedOn w:val="Normal"/>
    <w:next w:val="Normal"/>
    <w:autoRedefine/>
    <w:semiHidden/>
    <w:rsid w:val="00B167AD"/>
    <w:pPr>
      <w:ind w:left="1200" w:hanging="240"/>
    </w:pPr>
  </w:style>
  <w:style w:type="paragraph" w:styleId="Index6">
    <w:name w:val="index 6"/>
    <w:basedOn w:val="Normal"/>
    <w:next w:val="Normal"/>
    <w:autoRedefine/>
    <w:semiHidden/>
    <w:rsid w:val="00B167AD"/>
    <w:pPr>
      <w:ind w:left="1440" w:hanging="240"/>
    </w:pPr>
  </w:style>
  <w:style w:type="paragraph" w:styleId="Index7">
    <w:name w:val="index 7"/>
    <w:basedOn w:val="Normal"/>
    <w:next w:val="Normal"/>
    <w:autoRedefine/>
    <w:semiHidden/>
    <w:rsid w:val="00B167AD"/>
    <w:pPr>
      <w:ind w:left="1680" w:hanging="240"/>
    </w:pPr>
  </w:style>
  <w:style w:type="paragraph" w:styleId="Index8">
    <w:name w:val="index 8"/>
    <w:basedOn w:val="Normal"/>
    <w:next w:val="Normal"/>
    <w:autoRedefine/>
    <w:semiHidden/>
    <w:rsid w:val="00B167AD"/>
    <w:pPr>
      <w:ind w:left="1920" w:hanging="240"/>
    </w:pPr>
  </w:style>
  <w:style w:type="paragraph" w:styleId="Index9">
    <w:name w:val="index 9"/>
    <w:basedOn w:val="Normal"/>
    <w:next w:val="Normal"/>
    <w:autoRedefine/>
    <w:semiHidden/>
    <w:rsid w:val="00B167AD"/>
    <w:pPr>
      <w:ind w:left="2160" w:hanging="240"/>
    </w:pPr>
  </w:style>
  <w:style w:type="paragraph" w:styleId="IndexHeading">
    <w:name w:val="index heading"/>
    <w:basedOn w:val="Normal"/>
    <w:next w:val="Index1"/>
    <w:semiHidden/>
    <w:rsid w:val="00B167AD"/>
  </w:style>
  <w:style w:type="paragraph" w:styleId="TOC3">
    <w:name w:val="toc 3"/>
    <w:basedOn w:val="Normal"/>
    <w:next w:val="Normal"/>
    <w:autoRedefine/>
    <w:semiHidden/>
    <w:rsid w:val="00B167AD"/>
    <w:pPr>
      <w:ind w:left="480"/>
    </w:pPr>
  </w:style>
  <w:style w:type="paragraph" w:styleId="TOC4">
    <w:name w:val="toc 4"/>
    <w:basedOn w:val="Normal"/>
    <w:next w:val="Normal"/>
    <w:autoRedefine/>
    <w:semiHidden/>
    <w:rsid w:val="00B167AD"/>
    <w:pPr>
      <w:ind w:left="720"/>
    </w:pPr>
  </w:style>
  <w:style w:type="paragraph" w:styleId="TOC5">
    <w:name w:val="toc 5"/>
    <w:basedOn w:val="Normal"/>
    <w:next w:val="Normal"/>
    <w:autoRedefine/>
    <w:semiHidden/>
    <w:rsid w:val="00B167AD"/>
    <w:pPr>
      <w:ind w:left="960"/>
    </w:pPr>
  </w:style>
  <w:style w:type="paragraph" w:styleId="TOC6">
    <w:name w:val="toc 6"/>
    <w:basedOn w:val="Normal"/>
    <w:next w:val="Normal"/>
    <w:autoRedefine/>
    <w:semiHidden/>
    <w:rsid w:val="00B167AD"/>
    <w:pPr>
      <w:ind w:left="1200"/>
    </w:pPr>
  </w:style>
  <w:style w:type="paragraph" w:styleId="TOC7">
    <w:name w:val="toc 7"/>
    <w:basedOn w:val="Normal"/>
    <w:next w:val="Normal"/>
    <w:autoRedefine/>
    <w:semiHidden/>
    <w:rsid w:val="00B167AD"/>
    <w:pPr>
      <w:ind w:left="1440"/>
    </w:pPr>
  </w:style>
  <w:style w:type="paragraph" w:styleId="TOC8">
    <w:name w:val="toc 8"/>
    <w:basedOn w:val="Normal"/>
    <w:next w:val="Normal"/>
    <w:autoRedefine/>
    <w:semiHidden/>
    <w:rsid w:val="00B167AD"/>
    <w:pPr>
      <w:ind w:left="1680"/>
    </w:pPr>
  </w:style>
  <w:style w:type="paragraph" w:styleId="TOC9">
    <w:name w:val="toc 9"/>
    <w:basedOn w:val="Normal"/>
    <w:next w:val="Normal"/>
    <w:autoRedefine/>
    <w:semiHidden/>
    <w:rsid w:val="00B167AD"/>
    <w:pPr>
      <w:ind w:left="1920"/>
    </w:pPr>
  </w:style>
  <w:style w:type="paragraph" w:customStyle="1" w:styleId="Cabealho2">
    <w:name w:val="Cabeçalho 2"/>
    <w:basedOn w:val="Header"/>
    <w:rsid w:val="00B167AD"/>
    <w:pPr>
      <w:spacing w:after="120"/>
      <w:jc w:val="center"/>
    </w:pPr>
    <w:rPr>
      <w:rFonts w:ascii="Verdana" w:hAnsi="Verdana"/>
      <w:sz w:val="20"/>
      <w:lang w:eastAsia="en-US"/>
    </w:rPr>
  </w:style>
  <w:style w:type="paragraph" w:styleId="CommentText">
    <w:name w:val="annotation text"/>
    <w:basedOn w:val="Normal"/>
    <w:link w:val="CommentTextChar"/>
    <w:semiHidden/>
    <w:rsid w:val="00B167AD"/>
    <w:pPr>
      <w:spacing w:line="280" w:lineRule="exact"/>
    </w:pPr>
    <w:rPr>
      <w:sz w:val="20"/>
      <w:szCs w:val="20"/>
      <w:lang w:val="en-US" w:eastAsia="en-US" w:bidi="he-IL"/>
    </w:rPr>
  </w:style>
  <w:style w:type="paragraph" w:styleId="BodyText2">
    <w:name w:val="Body Text 2"/>
    <w:basedOn w:val="Normal"/>
    <w:link w:val="BodyText2Char"/>
    <w:rsid w:val="00B167AD"/>
    <w:pPr>
      <w:jc w:val="both"/>
    </w:pPr>
    <w:rPr>
      <w:rFonts w:cs="Arial"/>
      <w:sz w:val="16"/>
    </w:rPr>
  </w:style>
  <w:style w:type="paragraph" w:styleId="BodyText3">
    <w:name w:val="Body Text 3"/>
    <w:basedOn w:val="Normal"/>
    <w:rsid w:val="00B167AD"/>
    <w:pPr>
      <w:jc w:val="both"/>
    </w:pPr>
    <w:rPr>
      <w:rFonts w:cs="Arial"/>
      <w:sz w:val="20"/>
    </w:rPr>
  </w:style>
  <w:style w:type="paragraph" w:styleId="NormalWeb">
    <w:name w:val="Normal (Web)"/>
    <w:basedOn w:val="Normal"/>
    <w:uiPriority w:val="99"/>
    <w:rsid w:val="000B7016"/>
    <w:pPr>
      <w:spacing w:before="100" w:beforeAutospacing="1" w:after="100" w:afterAutospacing="1"/>
    </w:pPr>
  </w:style>
  <w:style w:type="character" w:customStyle="1" w:styleId="EstiloDeEmail481">
    <w:name w:val="EstiloDeEmail481"/>
    <w:basedOn w:val="DefaultParagraphFont"/>
    <w:semiHidden/>
    <w:rsid w:val="002C474D"/>
    <w:rPr>
      <w:rFonts w:ascii="Arial" w:hAnsi="Arial" w:cs="Arial"/>
      <w:color w:val="000080"/>
      <w:sz w:val="20"/>
      <w:szCs w:val="20"/>
    </w:rPr>
  </w:style>
  <w:style w:type="paragraph" w:styleId="ListBullet2">
    <w:name w:val="List Bullet 2"/>
    <w:basedOn w:val="Normal"/>
    <w:autoRedefine/>
    <w:rsid w:val="00692F3E"/>
    <w:pPr>
      <w:numPr>
        <w:numId w:val="3"/>
      </w:numPr>
      <w:jc w:val="both"/>
    </w:pPr>
    <w:rPr>
      <w:rFonts w:cs="Arial"/>
      <w:bCs/>
      <w:sz w:val="20"/>
      <w:szCs w:val="20"/>
      <w:lang w:bidi="pa-IN"/>
    </w:rPr>
  </w:style>
  <w:style w:type="character" w:customStyle="1" w:styleId="nolink">
    <w:name w:val="nolink"/>
    <w:basedOn w:val="DefaultParagraphFont"/>
    <w:rsid w:val="00932627"/>
  </w:style>
  <w:style w:type="table" w:styleId="TableGrid">
    <w:name w:val="Table Grid"/>
    <w:basedOn w:val="TableNormal"/>
    <w:rsid w:val="00416B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995CBD"/>
    <w:rPr>
      <w:rFonts w:ascii="Tahoma" w:hAnsi="Tahoma" w:cs="Tahoma"/>
      <w:sz w:val="16"/>
      <w:szCs w:val="16"/>
    </w:rPr>
  </w:style>
  <w:style w:type="character" w:customStyle="1" w:styleId="DocumentMapChar">
    <w:name w:val="Document Map Char"/>
    <w:basedOn w:val="DefaultParagraphFont"/>
    <w:link w:val="DocumentMap"/>
    <w:rsid w:val="00995CBD"/>
    <w:rPr>
      <w:rFonts w:ascii="Tahoma" w:hAnsi="Tahoma" w:cs="Tahoma"/>
      <w:sz w:val="16"/>
      <w:szCs w:val="16"/>
      <w:lang w:val="pt-BR" w:eastAsia="pt-BR"/>
    </w:rPr>
  </w:style>
  <w:style w:type="paragraph" w:styleId="BalloonText">
    <w:name w:val="Balloon Text"/>
    <w:basedOn w:val="Normal"/>
    <w:link w:val="BalloonTextChar"/>
    <w:rsid w:val="005F671A"/>
    <w:rPr>
      <w:rFonts w:ascii="Tahoma" w:hAnsi="Tahoma" w:cs="Tahoma"/>
      <w:sz w:val="16"/>
      <w:szCs w:val="16"/>
    </w:rPr>
  </w:style>
  <w:style w:type="character" w:customStyle="1" w:styleId="BalloonTextChar">
    <w:name w:val="Balloon Text Char"/>
    <w:basedOn w:val="DefaultParagraphFont"/>
    <w:link w:val="BalloonText"/>
    <w:rsid w:val="005F671A"/>
    <w:rPr>
      <w:rFonts w:ascii="Tahoma" w:hAnsi="Tahoma" w:cs="Tahoma"/>
      <w:sz w:val="16"/>
      <w:szCs w:val="16"/>
      <w:lang w:val="pt-BR" w:eastAsia="pt-BR"/>
    </w:rPr>
  </w:style>
  <w:style w:type="character" w:styleId="Emphasis">
    <w:name w:val="Emphasis"/>
    <w:basedOn w:val="DefaultParagraphFont"/>
    <w:qFormat/>
    <w:rsid w:val="00306A28"/>
    <w:rPr>
      <w:i/>
      <w:iCs/>
    </w:rPr>
  </w:style>
  <w:style w:type="character" w:customStyle="1" w:styleId="BodyText2Char">
    <w:name w:val="Body Text 2 Char"/>
    <w:basedOn w:val="DefaultParagraphFont"/>
    <w:link w:val="BodyText2"/>
    <w:rsid w:val="00894708"/>
    <w:rPr>
      <w:rFonts w:ascii="Arial" w:hAnsi="Arial" w:cs="Arial"/>
      <w:sz w:val="16"/>
      <w:szCs w:val="24"/>
    </w:rPr>
  </w:style>
  <w:style w:type="paragraph" w:styleId="ListParagraph">
    <w:name w:val="List Paragraph"/>
    <w:basedOn w:val="Normal"/>
    <w:uiPriority w:val="34"/>
    <w:qFormat/>
    <w:rsid w:val="00CC1F10"/>
    <w:pPr>
      <w:ind w:left="708"/>
    </w:pPr>
  </w:style>
  <w:style w:type="character" w:styleId="FollowedHyperlink">
    <w:name w:val="FollowedHyperlink"/>
    <w:basedOn w:val="DefaultParagraphFont"/>
    <w:rsid w:val="00DD717E"/>
    <w:rPr>
      <w:color w:val="800080" w:themeColor="followedHyperlink"/>
      <w:u w:val="single"/>
    </w:rPr>
  </w:style>
  <w:style w:type="character" w:styleId="CommentReference">
    <w:name w:val="annotation reference"/>
    <w:basedOn w:val="DefaultParagraphFont"/>
    <w:uiPriority w:val="99"/>
    <w:rsid w:val="0075501B"/>
    <w:rPr>
      <w:sz w:val="16"/>
      <w:szCs w:val="16"/>
    </w:rPr>
  </w:style>
  <w:style w:type="paragraph" w:styleId="CommentSubject">
    <w:name w:val="annotation subject"/>
    <w:basedOn w:val="CommentText"/>
    <w:next w:val="CommentText"/>
    <w:link w:val="CommentSubjectChar"/>
    <w:rsid w:val="0075501B"/>
    <w:pPr>
      <w:spacing w:line="240" w:lineRule="auto"/>
    </w:pPr>
    <w:rPr>
      <w:b/>
      <w:bCs/>
      <w:lang w:val="pt-BR" w:eastAsia="pt-BR" w:bidi="ar-SA"/>
    </w:rPr>
  </w:style>
  <w:style w:type="character" w:customStyle="1" w:styleId="CommentTextChar">
    <w:name w:val="Comment Text Char"/>
    <w:basedOn w:val="DefaultParagraphFont"/>
    <w:link w:val="CommentText"/>
    <w:semiHidden/>
    <w:rsid w:val="0075501B"/>
    <w:rPr>
      <w:rFonts w:ascii="Arial" w:hAnsi="Arial"/>
      <w:lang w:val="en-US" w:eastAsia="en-US" w:bidi="he-IL"/>
    </w:rPr>
  </w:style>
  <w:style w:type="character" w:customStyle="1" w:styleId="CommentSubjectChar">
    <w:name w:val="Comment Subject Char"/>
    <w:basedOn w:val="CommentTextChar"/>
    <w:link w:val="CommentSubject"/>
    <w:rsid w:val="0075501B"/>
    <w:rPr>
      <w:rFonts w:ascii="Arial" w:hAnsi="Arial"/>
      <w:lang w:val="en-US" w:eastAsia="en-US" w:bidi="he-IL"/>
    </w:rPr>
  </w:style>
  <w:style w:type="paragraph" w:styleId="Revision">
    <w:name w:val="Revision"/>
    <w:hidden/>
    <w:uiPriority w:val="99"/>
    <w:semiHidden/>
    <w:rsid w:val="004756B6"/>
    <w:rPr>
      <w:rFonts w:ascii="Arial" w:hAnsi="Arial"/>
      <w:sz w:val="24"/>
      <w:szCs w:val="24"/>
    </w:rPr>
  </w:style>
  <w:style w:type="paragraph" w:styleId="FootnoteText">
    <w:name w:val="footnote text"/>
    <w:basedOn w:val="Normal"/>
    <w:link w:val="FootnoteTextChar"/>
    <w:semiHidden/>
    <w:unhideWhenUsed/>
    <w:rsid w:val="00E97206"/>
    <w:rPr>
      <w:sz w:val="20"/>
      <w:szCs w:val="20"/>
    </w:rPr>
  </w:style>
  <w:style w:type="character" w:customStyle="1" w:styleId="FootnoteTextChar">
    <w:name w:val="Footnote Text Char"/>
    <w:basedOn w:val="DefaultParagraphFont"/>
    <w:link w:val="FootnoteText"/>
    <w:semiHidden/>
    <w:rsid w:val="00E97206"/>
    <w:rPr>
      <w:rFonts w:ascii="Arial" w:hAnsi="Arial"/>
    </w:rPr>
  </w:style>
  <w:style w:type="character" w:styleId="FootnoteReference">
    <w:name w:val="footnote reference"/>
    <w:basedOn w:val="DefaultParagraphFont"/>
    <w:semiHidden/>
    <w:unhideWhenUsed/>
    <w:rsid w:val="00E97206"/>
    <w:rPr>
      <w:vertAlign w:val="superscript"/>
    </w:rPr>
  </w:style>
  <w:style w:type="paragraph" w:styleId="Subtitle">
    <w:name w:val="Subtitle"/>
    <w:basedOn w:val="Normal"/>
    <w:next w:val="Normal"/>
    <w:link w:val="SubtitleChar"/>
    <w:qFormat/>
    <w:rsid w:val="00E9720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97206"/>
    <w:rPr>
      <w:rFonts w:asciiTheme="minorHAnsi" w:eastAsiaTheme="minorEastAsia" w:hAnsiTheme="minorHAnsi" w:cstheme="minorBidi"/>
      <w:color w:val="5A5A5A" w:themeColor="text1" w:themeTint="A5"/>
      <w:spacing w:val="15"/>
      <w:sz w:val="22"/>
      <w:szCs w:val="22"/>
    </w:rPr>
  </w:style>
  <w:style w:type="paragraph" w:styleId="Caption">
    <w:name w:val="caption"/>
    <w:basedOn w:val="Normal"/>
    <w:next w:val="Normal"/>
    <w:unhideWhenUsed/>
    <w:qFormat/>
    <w:rsid w:val="00CB716D"/>
    <w:pPr>
      <w:spacing w:after="200"/>
    </w:pPr>
    <w:rPr>
      <w:i/>
      <w:iCs/>
      <w:color w:val="1F497D" w:themeColor="text2"/>
      <w:sz w:val="18"/>
      <w:szCs w:val="18"/>
    </w:rPr>
  </w:style>
  <w:style w:type="character" w:customStyle="1" w:styleId="FooterChar">
    <w:name w:val="Footer Char"/>
    <w:basedOn w:val="DefaultParagraphFont"/>
    <w:link w:val="Footer"/>
    <w:uiPriority w:val="99"/>
    <w:rsid w:val="002D405B"/>
    <w:rPr>
      <w:rFonts w:ascii="Arial" w:hAnsi="Arial"/>
      <w:sz w:val="24"/>
      <w:szCs w:val="24"/>
    </w:rPr>
  </w:style>
  <w:style w:type="character" w:customStyle="1" w:styleId="Heading1Char">
    <w:name w:val="Heading 1 Char"/>
    <w:basedOn w:val="DefaultParagraphFont"/>
    <w:link w:val="Heading1"/>
    <w:uiPriority w:val="9"/>
    <w:rsid w:val="00305085"/>
    <w:rPr>
      <w:rFonts w:ascii="Tahoma" w:hAnsi="Tahoma" w:cs="Tahoma"/>
      <w:b/>
      <w:bCs/>
      <w:sz w:val="36"/>
      <w:szCs w:val="36"/>
    </w:rPr>
  </w:style>
  <w:style w:type="paragraph" w:styleId="EndnoteText">
    <w:name w:val="endnote text"/>
    <w:basedOn w:val="Normal"/>
    <w:link w:val="EndnoteTextChar"/>
    <w:semiHidden/>
    <w:unhideWhenUsed/>
    <w:rsid w:val="00305085"/>
    <w:rPr>
      <w:sz w:val="20"/>
      <w:szCs w:val="20"/>
    </w:rPr>
  </w:style>
  <w:style w:type="character" w:customStyle="1" w:styleId="EndnoteTextChar">
    <w:name w:val="Endnote Text Char"/>
    <w:basedOn w:val="DefaultParagraphFont"/>
    <w:link w:val="EndnoteText"/>
    <w:semiHidden/>
    <w:rsid w:val="00305085"/>
    <w:rPr>
      <w:rFonts w:ascii="Arial" w:hAnsi="Arial"/>
    </w:rPr>
  </w:style>
  <w:style w:type="character" w:styleId="EndnoteReference">
    <w:name w:val="endnote reference"/>
    <w:basedOn w:val="DefaultParagraphFont"/>
    <w:semiHidden/>
    <w:unhideWhenUsed/>
    <w:rsid w:val="00305085"/>
    <w:rPr>
      <w:vertAlign w:val="superscript"/>
    </w:rPr>
  </w:style>
  <w:style w:type="paragraph" w:customStyle="1" w:styleId="Pargrafo">
    <w:name w:val="Parágrafo"/>
    <w:basedOn w:val="Normal"/>
    <w:link w:val="PargrafoChar"/>
    <w:qFormat/>
    <w:rsid w:val="00FE4E4C"/>
    <w:pPr>
      <w:spacing w:after="160" w:line="276" w:lineRule="auto"/>
      <w:ind w:firstLine="708"/>
      <w:contextualSpacing/>
      <w:jc w:val="both"/>
    </w:pPr>
    <w:rPr>
      <w:rFonts w:ascii="Times New Roman" w:hAnsi="Times New Roman"/>
      <w:sz w:val="20"/>
      <w:szCs w:val="20"/>
    </w:rPr>
  </w:style>
  <w:style w:type="character" w:customStyle="1" w:styleId="PargrafoChar">
    <w:name w:val="Parágrafo Char"/>
    <w:basedOn w:val="DefaultParagraphFont"/>
    <w:link w:val="Pargrafo"/>
    <w:rsid w:val="00FE4E4C"/>
  </w:style>
  <w:style w:type="character" w:customStyle="1" w:styleId="UnresolvedMention">
    <w:name w:val="Unresolved Mention"/>
    <w:basedOn w:val="DefaultParagraphFont"/>
    <w:uiPriority w:val="99"/>
    <w:semiHidden/>
    <w:unhideWhenUsed/>
    <w:rsid w:val="005F44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107">
      <w:bodyDiv w:val="1"/>
      <w:marLeft w:val="0"/>
      <w:marRight w:val="0"/>
      <w:marTop w:val="0"/>
      <w:marBottom w:val="0"/>
      <w:divBdr>
        <w:top w:val="none" w:sz="0" w:space="0" w:color="auto"/>
        <w:left w:val="none" w:sz="0" w:space="0" w:color="auto"/>
        <w:bottom w:val="none" w:sz="0" w:space="0" w:color="auto"/>
        <w:right w:val="none" w:sz="0" w:space="0" w:color="auto"/>
      </w:divBdr>
    </w:div>
    <w:div w:id="3676362">
      <w:bodyDiv w:val="1"/>
      <w:marLeft w:val="0"/>
      <w:marRight w:val="0"/>
      <w:marTop w:val="0"/>
      <w:marBottom w:val="0"/>
      <w:divBdr>
        <w:top w:val="none" w:sz="0" w:space="0" w:color="auto"/>
        <w:left w:val="none" w:sz="0" w:space="0" w:color="auto"/>
        <w:bottom w:val="none" w:sz="0" w:space="0" w:color="auto"/>
        <w:right w:val="none" w:sz="0" w:space="0" w:color="auto"/>
      </w:divBdr>
    </w:div>
    <w:div w:id="10032639">
      <w:marLeft w:val="0"/>
      <w:marRight w:val="0"/>
      <w:marTop w:val="0"/>
      <w:marBottom w:val="0"/>
      <w:divBdr>
        <w:top w:val="none" w:sz="0" w:space="0" w:color="auto"/>
        <w:left w:val="none" w:sz="0" w:space="0" w:color="auto"/>
        <w:bottom w:val="none" w:sz="0" w:space="0" w:color="auto"/>
        <w:right w:val="none" w:sz="0" w:space="0" w:color="auto"/>
      </w:divBdr>
      <w:divsChild>
        <w:div w:id="595945326">
          <w:marLeft w:val="0"/>
          <w:marRight w:val="0"/>
          <w:marTop w:val="0"/>
          <w:marBottom w:val="0"/>
          <w:divBdr>
            <w:top w:val="none" w:sz="0" w:space="0" w:color="auto"/>
            <w:left w:val="none" w:sz="0" w:space="0" w:color="auto"/>
            <w:bottom w:val="none" w:sz="0" w:space="0" w:color="auto"/>
            <w:right w:val="none" w:sz="0" w:space="0" w:color="auto"/>
          </w:divBdr>
          <w:divsChild>
            <w:div w:id="65886966">
              <w:marLeft w:val="0"/>
              <w:marRight w:val="0"/>
              <w:marTop w:val="0"/>
              <w:marBottom w:val="0"/>
              <w:divBdr>
                <w:top w:val="none" w:sz="0" w:space="0" w:color="auto"/>
                <w:left w:val="none" w:sz="0" w:space="0" w:color="auto"/>
                <w:bottom w:val="none" w:sz="0" w:space="0" w:color="auto"/>
                <w:right w:val="none" w:sz="0" w:space="0" w:color="auto"/>
              </w:divBdr>
            </w:div>
          </w:divsChild>
        </w:div>
        <w:div w:id="1953243188">
          <w:marLeft w:val="0"/>
          <w:marRight w:val="0"/>
          <w:marTop w:val="0"/>
          <w:marBottom w:val="0"/>
          <w:divBdr>
            <w:top w:val="none" w:sz="0" w:space="0" w:color="auto"/>
            <w:left w:val="none" w:sz="0" w:space="0" w:color="auto"/>
            <w:bottom w:val="none" w:sz="0" w:space="0" w:color="auto"/>
            <w:right w:val="none" w:sz="0" w:space="0" w:color="auto"/>
          </w:divBdr>
          <w:divsChild>
            <w:div w:id="561520363">
              <w:marLeft w:val="75"/>
              <w:marRight w:val="75"/>
              <w:marTop w:val="75"/>
              <w:marBottom w:val="75"/>
              <w:divBdr>
                <w:top w:val="none" w:sz="0" w:space="0" w:color="auto"/>
                <w:left w:val="none" w:sz="0" w:space="0" w:color="auto"/>
                <w:bottom w:val="none" w:sz="0" w:space="0" w:color="auto"/>
                <w:right w:val="none" w:sz="0" w:space="0" w:color="auto"/>
              </w:divBdr>
            </w:div>
            <w:div w:id="1176381956">
              <w:marLeft w:val="45"/>
              <w:marRight w:val="0"/>
              <w:marTop w:val="45"/>
              <w:marBottom w:val="0"/>
              <w:divBdr>
                <w:top w:val="none" w:sz="0" w:space="0" w:color="auto"/>
                <w:left w:val="none" w:sz="0" w:space="0" w:color="auto"/>
                <w:bottom w:val="none" w:sz="0" w:space="0" w:color="auto"/>
                <w:right w:val="none" w:sz="0" w:space="0" w:color="auto"/>
              </w:divBdr>
              <w:divsChild>
                <w:div w:id="182675652">
                  <w:marLeft w:val="0"/>
                  <w:marRight w:val="0"/>
                  <w:marTop w:val="0"/>
                  <w:marBottom w:val="0"/>
                  <w:divBdr>
                    <w:top w:val="none" w:sz="0" w:space="0" w:color="auto"/>
                    <w:left w:val="none" w:sz="0" w:space="0" w:color="auto"/>
                    <w:bottom w:val="none" w:sz="0" w:space="0" w:color="auto"/>
                    <w:right w:val="none" w:sz="0" w:space="0" w:color="auto"/>
                  </w:divBdr>
                </w:div>
                <w:div w:id="6180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7338">
      <w:bodyDiv w:val="1"/>
      <w:marLeft w:val="0"/>
      <w:marRight w:val="0"/>
      <w:marTop w:val="0"/>
      <w:marBottom w:val="0"/>
      <w:divBdr>
        <w:top w:val="none" w:sz="0" w:space="0" w:color="auto"/>
        <w:left w:val="none" w:sz="0" w:space="0" w:color="auto"/>
        <w:bottom w:val="none" w:sz="0" w:space="0" w:color="auto"/>
        <w:right w:val="none" w:sz="0" w:space="0" w:color="auto"/>
      </w:divBdr>
    </w:div>
    <w:div w:id="178206071">
      <w:bodyDiv w:val="1"/>
      <w:marLeft w:val="0"/>
      <w:marRight w:val="0"/>
      <w:marTop w:val="0"/>
      <w:marBottom w:val="0"/>
      <w:divBdr>
        <w:top w:val="none" w:sz="0" w:space="0" w:color="auto"/>
        <w:left w:val="none" w:sz="0" w:space="0" w:color="auto"/>
        <w:bottom w:val="none" w:sz="0" w:space="0" w:color="auto"/>
        <w:right w:val="none" w:sz="0" w:space="0" w:color="auto"/>
      </w:divBdr>
      <w:divsChild>
        <w:div w:id="1993099336">
          <w:marLeft w:val="0"/>
          <w:marRight w:val="0"/>
          <w:marTop w:val="0"/>
          <w:marBottom w:val="0"/>
          <w:divBdr>
            <w:top w:val="none" w:sz="0" w:space="0" w:color="auto"/>
            <w:left w:val="none" w:sz="0" w:space="0" w:color="auto"/>
            <w:bottom w:val="none" w:sz="0" w:space="0" w:color="auto"/>
            <w:right w:val="none" w:sz="0" w:space="0" w:color="auto"/>
          </w:divBdr>
          <w:divsChild>
            <w:div w:id="478228823">
              <w:marLeft w:val="0"/>
              <w:marRight w:val="0"/>
              <w:marTop w:val="0"/>
              <w:marBottom w:val="0"/>
              <w:divBdr>
                <w:top w:val="none" w:sz="0" w:space="0" w:color="auto"/>
                <w:left w:val="none" w:sz="0" w:space="0" w:color="auto"/>
                <w:bottom w:val="none" w:sz="0" w:space="0" w:color="auto"/>
                <w:right w:val="none" w:sz="0" w:space="0" w:color="auto"/>
              </w:divBdr>
            </w:div>
            <w:div w:id="649988923">
              <w:marLeft w:val="0"/>
              <w:marRight w:val="0"/>
              <w:marTop w:val="0"/>
              <w:marBottom w:val="0"/>
              <w:divBdr>
                <w:top w:val="none" w:sz="0" w:space="0" w:color="auto"/>
                <w:left w:val="none" w:sz="0" w:space="0" w:color="auto"/>
                <w:bottom w:val="none" w:sz="0" w:space="0" w:color="auto"/>
                <w:right w:val="none" w:sz="0" w:space="0" w:color="auto"/>
              </w:divBdr>
            </w:div>
            <w:div w:id="1615745303">
              <w:marLeft w:val="0"/>
              <w:marRight w:val="0"/>
              <w:marTop w:val="0"/>
              <w:marBottom w:val="0"/>
              <w:divBdr>
                <w:top w:val="none" w:sz="0" w:space="0" w:color="auto"/>
                <w:left w:val="none" w:sz="0" w:space="0" w:color="auto"/>
                <w:bottom w:val="none" w:sz="0" w:space="0" w:color="auto"/>
                <w:right w:val="none" w:sz="0" w:space="0" w:color="auto"/>
              </w:divBdr>
            </w:div>
            <w:div w:id="1757894646">
              <w:marLeft w:val="0"/>
              <w:marRight w:val="0"/>
              <w:marTop w:val="0"/>
              <w:marBottom w:val="0"/>
              <w:divBdr>
                <w:top w:val="none" w:sz="0" w:space="0" w:color="auto"/>
                <w:left w:val="none" w:sz="0" w:space="0" w:color="auto"/>
                <w:bottom w:val="none" w:sz="0" w:space="0" w:color="auto"/>
                <w:right w:val="none" w:sz="0" w:space="0" w:color="auto"/>
              </w:divBdr>
            </w:div>
            <w:div w:id="1836144188">
              <w:marLeft w:val="0"/>
              <w:marRight w:val="0"/>
              <w:marTop w:val="0"/>
              <w:marBottom w:val="0"/>
              <w:divBdr>
                <w:top w:val="none" w:sz="0" w:space="0" w:color="auto"/>
                <w:left w:val="none" w:sz="0" w:space="0" w:color="auto"/>
                <w:bottom w:val="none" w:sz="0" w:space="0" w:color="auto"/>
                <w:right w:val="none" w:sz="0" w:space="0" w:color="auto"/>
              </w:divBdr>
            </w:div>
            <w:div w:id="20572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4865">
      <w:bodyDiv w:val="1"/>
      <w:marLeft w:val="0"/>
      <w:marRight w:val="0"/>
      <w:marTop w:val="0"/>
      <w:marBottom w:val="0"/>
      <w:divBdr>
        <w:top w:val="none" w:sz="0" w:space="0" w:color="auto"/>
        <w:left w:val="none" w:sz="0" w:space="0" w:color="auto"/>
        <w:bottom w:val="none" w:sz="0" w:space="0" w:color="auto"/>
        <w:right w:val="none" w:sz="0" w:space="0" w:color="auto"/>
      </w:divBdr>
    </w:div>
    <w:div w:id="232815306">
      <w:bodyDiv w:val="1"/>
      <w:marLeft w:val="0"/>
      <w:marRight w:val="0"/>
      <w:marTop w:val="0"/>
      <w:marBottom w:val="0"/>
      <w:divBdr>
        <w:top w:val="none" w:sz="0" w:space="0" w:color="auto"/>
        <w:left w:val="none" w:sz="0" w:space="0" w:color="auto"/>
        <w:bottom w:val="none" w:sz="0" w:space="0" w:color="auto"/>
        <w:right w:val="none" w:sz="0" w:space="0" w:color="auto"/>
      </w:divBdr>
    </w:div>
    <w:div w:id="251940283">
      <w:bodyDiv w:val="1"/>
      <w:marLeft w:val="0"/>
      <w:marRight w:val="0"/>
      <w:marTop w:val="0"/>
      <w:marBottom w:val="0"/>
      <w:divBdr>
        <w:top w:val="none" w:sz="0" w:space="0" w:color="auto"/>
        <w:left w:val="none" w:sz="0" w:space="0" w:color="auto"/>
        <w:bottom w:val="none" w:sz="0" w:space="0" w:color="auto"/>
        <w:right w:val="none" w:sz="0" w:space="0" w:color="auto"/>
      </w:divBdr>
    </w:div>
    <w:div w:id="383918911">
      <w:bodyDiv w:val="1"/>
      <w:marLeft w:val="0"/>
      <w:marRight w:val="0"/>
      <w:marTop w:val="0"/>
      <w:marBottom w:val="0"/>
      <w:divBdr>
        <w:top w:val="none" w:sz="0" w:space="0" w:color="auto"/>
        <w:left w:val="none" w:sz="0" w:space="0" w:color="auto"/>
        <w:bottom w:val="none" w:sz="0" w:space="0" w:color="auto"/>
        <w:right w:val="none" w:sz="0" w:space="0" w:color="auto"/>
      </w:divBdr>
      <w:divsChild>
        <w:div w:id="500657467">
          <w:marLeft w:val="0"/>
          <w:marRight w:val="0"/>
          <w:marTop w:val="0"/>
          <w:marBottom w:val="0"/>
          <w:divBdr>
            <w:top w:val="none" w:sz="0" w:space="0" w:color="auto"/>
            <w:left w:val="none" w:sz="0" w:space="0" w:color="auto"/>
            <w:bottom w:val="none" w:sz="0" w:space="0" w:color="auto"/>
            <w:right w:val="none" w:sz="0" w:space="0" w:color="auto"/>
          </w:divBdr>
          <w:divsChild>
            <w:div w:id="779957571">
              <w:marLeft w:val="0"/>
              <w:marRight w:val="0"/>
              <w:marTop w:val="0"/>
              <w:marBottom w:val="0"/>
              <w:divBdr>
                <w:top w:val="none" w:sz="0" w:space="0" w:color="auto"/>
                <w:left w:val="none" w:sz="0" w:space="0" w:color="auto"/>
                <w:bottom w:val="none" w:sz="0" w:space="0" w:color="auto"/>
                <w:right w:val="none" w:sz="0" w:space="0" w:color="auto"/>
              </w:divBdr>
            </w:div>
            <w:div w:id="860777132">
              <w:marLeft w:val="0"/>
              <w:marRight w:val="0"/>
              <w:marTop w:val="0"/>
              <w:marBottom w:val="0"/>
              <w:divBdr>
                <w:top w:val="none" w:sz="0" w:space="0" w:color="auto"/>
                <w:left w:val="none" w:sz="0" w:space="0" w:color="auto"/>
                <w:bottom w:val="none" w:sz="0" w:space="0" w:color="auto"/>
                <w:right w:val="none" w:sz="0" w:space="0" w:color="auto"/>
              </w:divBdr>
            </w:div>
            <w:div w:id="1094742295">
              <w:marLeft w:val="0"/>
              <w:marRight w:val="0"/>
              <w:marTop w:val="0"/>
              <w:marBottom w:val="0"/>
              <w:divBdr>
                <w:top w:val="none" w:sz="0" w:space="0" w:color="auto"/>
                <w:left w:val="none" w:sz="0" w:space="0" w:color="auto"/>
                <w:bottom w:val="none" w:sz="0" w:space="0" w:color="auto"/>
                <w:right w:val="none" w:sz="0" w:space="0" w:color="auto"/>
              </w:divBdr>
            </w:div>
            <w:div w:id="1351374245">
              <w:marLeft w:val="0"/>
              <w:marRight w:val="0"/>
              <w:marTop w:val="0"/>
              <w:marBottom w:val="0"/>
              <w:divBdr>
                <w:top w:val="none" w:sz="0" w:space="0" w:color="auto"/>
                <w:left w:val="none" w:sz="0" w:space="0" w:color="auto"/>
                <w:bottom w:val="none" w:sz="0" w:space="0" w:color="auto"/>
                <w:right w:val="none" w:sz="0" w:space="0" w:color="auto"/>
              </w:divBdr>
            </w:div>
            <w:div w:id="20892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200">
      <w:bodyDiv w:val="1"/>
      <w:marLeft w:val="0"/>
      <w:marRight w:val="0"/>
      <w:marTop w:val="0"/>
      <w:marBottom w:val="0"/>
      <w:divBdr>
        <w:top w:val="none" w:sz="0" w:space="0" w:color="auto"/>
        <w:left w:val="none" w:sz="0" w:space="0" w:color="auto"/>
        <w:bottom w:val="none" w:sz="0" w:space="0" w:color="auto"/>
        <w:right w:val="none" w:sz="0" w:space="0" w:color="auto"/>
      </w:divBdr>
    </w:div>
    <w:div w:id="472063710">
      <w:bodyDiv w:val="1"/>
      <w:marLeft w:val="0"/>
      <w:marRight w:val="0"/>
      <w:marTop w:val="0"/>
      <w:marBottom w:val="0"/>
      <w:divBdr>
        <w:top w:val="none" w:sz="0" w:space="0" w:color="auto"/>
        <w:left w:val="none" w:sz="0" w:space="0" w:color="auto"/>
        <w:bottom w:val="none" w:sz="0" w:space="0" w:color="auto"/>
        <w:right w:val="none" w:sz="0" w:space="0" w:color="auto"/>
      </w:divBdr>
    </w:div>
    <w:div w:id="532042465">
      <w:bodyDiv w:val="1"/>
      <w:marLeft w:val="0"/>
      <w:marRight w:val="0"/>
      <w:marTop w:val="0"/>
      <w:marBottom w:val="0"/>
      <w:divBdr>
        <w:top w:val="none" w:sz="0" w:space="0" w:color="auto"/>
        <w:left w:val="none" w:sz="0" w:space="0" w:color="auto"/>
        <w:bottom w:val="none" w:sz="0" w:space="0" w:color="auto"/>
        <w:right w:val="none" w:sz="0" w:space="0" w:color="auto"/>
      </w:divBdr>
    </w:div>
    <w:div w:id="579489260">
      <w:bodyDiv w:val="1"/>
      <w:marLeft w:val="0"/>
      <w:marRight w:val="0"/>
      <w:marTop w:val="0"/>
      <w:marBottom w:val="0"/>
      <w:divBdr>
        <w:top w:val="none" w:sz="0" w:space="0" w:color="auto"/>
        <w:left w:val="none" w:sz="0" w:space="0" w:color="auto"/>
        <w:bottom w:val="none" w:sz="0" w:space="0" w:color="auto"/>
        <w:right w:val="none" w:sz="0" w:space="0" w:color="auto"/>
      </w:divBdr>
    </w:div>
    <w:div w:id="602417111">
      <w:bodyDiv w:val="1"/>
      <w:marLeft w:val="0"/>
      <w:marRight w:val="0"/>
      <w:marTop w:val="0"/>
      <w:marBottom w:val="0"/>
      <w:divBdr>
        <w:top w:val="none" w:sz="0" w:space="0" w:color="auto"/>
        <w:left w:val="none" w:sz="0" w:space="0" w:color="auto"/>
        <w:bottom w:val="none" w:sz="0" w:space="0" w:color="auto"/>
        <w:right w:val="none" w:sz="0" w:space="0" w:color="auto"/>
      </w:divBdr>
      <w:divsChild>
        <w:div w:id="472529495">
          <w:marLeft w:val="0"/>
          <w:marRight w:val="0"/>
          <w:marTop w:val="0"/>
          <w:marBottom w:val="0"/>
          <w:divBdr>
            <w:top w:val="none" w:sz="0" w:space="0" w:color="auto"/>
            <w:left w:val="none" w:sz="0" w:space="0" w:color="auto"/>
            <w:bottom w:val="none" w:sz="0" w:space="0" w:color="auto"/>
            <w:right w:val="none" w:sz="0" w:space="0" w:color="auto"/>
          </w:divBdr>
          <w:divsChild>
            <w:div w:id="191916774">
              <w:marLeft w:val="0"/>
              <w:marRight w:val="0"/>
              <w:marTop w:val="0"/>
              <w:marBottom w:val="0"/>
              <w:divBdr>
                <w:top w:val="none" w:sz="0" w:space="0" w:color="auto"/>
                <w:left w:val="none" w:sz="0" w:space="0" w:color="auto"/>
                <w:bottom w:val="none" w:sz="0" w:space="0" w:color="auto"/>
                <w:right w:val="none" w:sz="0" w:space="0" w:color="auto"/>
              </w:divBdr>
            </w:div>
            <w:div w:id="483281706">
              <w:marLeft w:val="0"/>
              <w:marRight w:val="0"/>
              <w:marTop w:val="0"/>
              <w:marBottom w:val="0"/>
              <w:divBdr>
                <w:top w:val="none" w:sz="0" w:space="0" w:color="auto"/>
                <w:left w:val="none" w:sz="0" w:space="0" w:color="auto"/>
                <w:bottom w:val="none" w:sz="0" w:space="0" w:color="auto"/>
                <w:right w:val="none" w:sz="0" w:space="0" w:color="auto"/>
              </w:divBdr>
            </w:div>
            <w:div w:id="764496348">
              <w:marLeft w:val="0"/>
              <w:marRight w:val="0"/>
              <w:marTop w:val="0"/>
              <w:marBottom w:val="0"/>
              <w:divBdr>
                <w:top w:val="none" w:sz="0" w:space="0" w:color="auto"/>
                <w:left w:val="none" w:sz="0" w:space="0" w:color="auto"/>
                <w:bottom w:val="none" w:sz="0" w:space="0" w:color="auto"/>
                <w:right w:val="none" w:sz="0" w:space="0" w:color="auto"/>
              </w:divBdr>
            </w:div>
            <w:div w:id="870146875">
              <w:marLeft w:val="0"/>
              <w:marRight w:val="0"/>
              <w:marTop w:val="0"/>
              <w:marBottom w:val="0"/>
              <w:divBdr>
                <w:top w:val="none" w:sz="0" w:space="0" w:color="auto"/>
                <w:left w:val="none" w:sz="0" w:space="0" w:color="auto"/>
                <w:bottom w:val="none" w:sz="0" w:space="0" w:color="auto"/>
                <w:right w:val="none" w:sz="0" w:space="0" w:color="auto"/>
              </w:divBdr>
            </w:div>
            <w:div w:id="896016888">
              <w:marLeft w:val="0"/>
              <w:marRight w:val="0"/>
              <w:marTop w:val="0"/>
              <w:marBottom w:val="0"/>
              <w:divBdr>
                <w:top w:val="none" w:sz="0" w:space="0" w:color="auto"/>
                <w:left w:val="none" w:sz="0" w:space="0" w:color="auto"/>
                <w:bottom w:val="none" w:sz="0" w:space="0" w:color="auto"/>
                <w:right w:val="none" w:sz="0" w:space="0" w:color="auto"/>
              </w:divBdr>
            </w:div>
            <w:div w:id="917832318">
              <w:marLeft w:val="0"/>
              <w:marRight w:val="0"/>
              <w:marTop w:val="0"/>
              <w:marBottom w:val="0"/>
              <w:divBdr>
                <w:top w:val="none" w:sz="0" w:space="0" w:color="auto"/>
                <w:left w:val="none" w:sz="0" w:space="0" w:color="auto"/>
                <w:bottom w:val="none" w:sz="0" w:space="0" w:color="auto"/>
                <w:right w:val="none" w:sz="0" w:space="0" w:color="auto"/>
              </w:divBdr>
            </w:div>
            <w:div w:id="1117873785">
              <w:marLeft w:val="0"/>
              <w:marRight w:val="0"/>
              <w:marTop w:val="0"/>
              <w:marBottom w:val="0"/>
              <w:divBdr>
                <w:top w:val="none" w:sz="0" w:space="0" w:color="auto"/>
                <w:left w:val="none" w:sz="0" w:space="0" w:color="auto"/>
                <w:bottom w:val="none" w:sz="0" w:space="0" w:color="auto"/>
                <w:right w:val="none" w:sz="0" w:space="0" w:color="auto"/>
              </w:divBdr>
            </w:div>
            <w:div w:id="1668895840">
              <w:marLeft w:val="0"/>
              <w:marRight w:val="0"/>
              <w:marTop w:val="0"/>
              <w:marBottom w:val="0"/>
              <w:divBdr>
                <w:top w:val="none" w:sz="0" w:space="0" w:color="auto"/>
                <w:left w:val="none" w:sz="0" w:space="0" w:color="auto"/>
                <w:bottom w:val="none" w:sz="0" w:space="0" w:color="auto"/>
                <w:right w:val="none" w:sz="0" w:space="0" w:color="auto"/>
              </w:divBdr>
            </w:div>
            <w:div w:id="19204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4100">
      <w:bodyDiv w:val="1"/>
      <w:marLeft w:val="0"/>
      <w:marRight w:val="0"/>
      <w:marTop w:val="0"/>
      <w:marBottom w:val="0"/>
      <w:divBdr>
        <w:top w:val="none" w:sz="0" w:space="0" w:color="auto"/>
        <w:left w:val="none" w:sz="0" w:space="0" w:color="auto"/>
        <w:bottom w:val="none" w:sz="0" w:space="0" w:color="auto"/>
        <w:right w:val="none" w:sz="0" w:space="0" w:color="auto"/>
      </w:divBdr>
    </w:div>
    <w:div w:id="640576567">
      <w:bodyDiv w:val="1"/>
      <w:marLeft w:val="0"/>
      <w:marRight w:val="0"/>
      <w:marTop w:val="0"/>
      <w:marBottom w:val="0"/>
      <w:divBdr>
        <w:top w:val="none" w:sz="0" w:space="0" w:color="auto"/>
        <w:left w:val="none" w:sz="0" w:space="0" w:color="auto"/>
        <w:bottom w:val="none" w:sz="0" w:space="0" w:color="auto"/>
        <w:right w:val="none" w:sz="0" w:space="0" w:color="auto"/>
      </w:divBdr>
    </w:div>
    <w:div w:id="838737948">
      <w:bodyDiv w:val="1"/>
      <w:marLeft w:val="0"/>
      <w:marRight w:val="0"/>
      <w:marTop w:val="0"/>
      <w:marBottom w:val="0"/>
      <w:divBdr>
        <w:top w:val="none" w:sz="0" w:space="0" w:color="auto"/>
        <w:left w:val="none" w:sz="0" w:space="0" w:color="auto"/>
        <w:bottom w:val="none" w:sz="0" w:space="0" w:color="auto"/>
        <w:right w:val="none" w:sz="0" w:space="0" w:color="auto"/>
      </w:divBdr>
    </w:div>
    <w:div w:id="953637861">
      <w:bodyDiv w:val="1"/>
      <w:marLeft w:val="0"/>
      <w:marRight w:val="0"/>
      <w:marTop w:val="0"/>
      <w:marBottom w:val="0"/>
      <w:divBdr>
        <w:top w:val="none" w:sz="0" w:space="0" w:color="auto"/>
        <w:left w:val="none" w:sz="0" w:space="0" w:color="auto"/>
        <w:bottom w:val="none" w:sz="0" w:space="0" w:color="auto"/>
        <w:right w:val="none" w:sz="0" w:space="0" w:color="auto"/>
      </w:divBdr>
    </w:div>
    <w:div w:id="983120569">
      <w:bodyDiv w:val="1"/>
      <w:marLeft w:val="0"/>
      <w:marRight w:val="0"/>
      <w:marTop w:val="0"/>
      <w:marBottom w:val="0"/>
      <w:divBdr>
        <w:top w:val="none" w:sz="0" w:space="0" w:color="auto"/>
        <w:left w:val="none" w:sz="0" w:space="0" w:color="auto"/>
        <w:bottom w:val="none" w:sz="0" w:space="0" w:color="auto"/>
        <w:right w:val="none" w:sz="0" w:space="0" w:color="auto"/>
      </w:divBdr>
    </w:div>
    <w:div w:id="1057163039">
      <w:bodyDiv w:val="1"/>
      <w:marLeft w:val="0"/>
      <w:marRight w:val="0"/>
      <w:marTop w:val="0"/>
      <w:marBottom w:val="0"/>
      <w:divBdr>
        <w:top w:val="none" w:sz="0" w:space="0" w:color="auto"/>
        <w:left w:val="none" w:sz="0" w:space="0" w:color="auto"/>
        <w:bottom w:val="none" w:sz="0" w:space="0" w:color="auto"/>
        <w:right w:val="none" w:sz="0" w:space="0" w:color="auto"/>
      </w:divBdr>
    </w:div>
    <w:div w:id="1062410262">
      <w:bodyDiv w:val="1"/>
      <w:marLeft w:val="0"/>
      <w:marRight w:val="0"/>
      <w:marTop w:val="0"/>
      <w:marBottom w:val="0"/>
      <w:divBdr>
        <w:top w:val="none" w:sz="0" w:space="0" w:color="auto"/>
        <w:left w:val="none" w:sz="0" w:space="0" w:color="auto"/>
        <w:bottom w:val="none" w:sz="0" w:space="0" w:color="auto"/>
        <w:right w:val="none" w:sz="0" w:space="0" w:color="auto"/>
      </w:divBdr>
    </w:div>
    <w:div w:id="1145394280">
      <w:bodyDiv w:val="1"/>
      <w:marLeft w:val="0"/>
      <w:marRight w:val="0"/>
      <w:marTop w:val="0"/>
      <w:marBottom w:val="0"/>
      <w:divBdr>
        <w:top w:val="none" w:sz="0" w:space="0" w:color="auto"/>
        <w:left w:val="none" w:sz="0" w:space="0" w:color="auto"/>
        <w:bottom w:val="none" w:sz="0" w:space="0" w:color="auto"/>
        <w:right w:val="none" w:sz="0" w:space="0" w:color="auto"/>
      </w:divBdr>
      <w:divsChild>
        <w:div w:id="1843010230">
          <w:marLeft w:val="0"/>
          <w:marRight w:val="0"/>
          <w:marTop w:val="0"/>
          <w:marBottom w:val="0"/>
          <w:divBdr>
            <w:top w:val="none" w:sz="0" w:space="0" w:color="auto"/>
            <w:left w:val="none" w:sz="0" w:space="0" w:color="auto"/>
            <w:bottom w:val="none" w:sz="0" w:space="0" w:color="auto"/>
            <w:right w:val="none" w:sz="0" w:space="0" w:color="auto"/>
          </w:divBdr>
          <w:divsChild>
            <w:div w:id="171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5370">
      <w:bodyDiv w:val="1"/>
      <w:marLeft w:val="0"/>
      <w:marRight w:val="0"/>
      <w:marTop w:val="0"/>
      <w:marBottom w:val="0"/>
      <w:divBdr>
        <w:top w:val="none" w:sz="0" w:space="0" w:color="auto"/>
        <w:left w:val="none" w:sz="0" w:space="0" w:color="auto"/>
        <w:bottom w:val="none" w:sz="0" w:space="0" w:color="auto"/>
        <w:right w:val="none" w:sz="0" w:space="0" w:color="auto"/>
      </w:divBdr>
    </w:div>
    <w:div w:id="1229654914">
      <w:bodyDiv w:val="1"/>
      <w:marLeft w:val="0"/>
      <w:marRight w:val="0"/>
      <w:marTop w:val="0"/>
      <w:marBottom w:val="0"/>
      <w:divBdr>
        <w:top w:val="none" w:sz="0" w:space="0" w:color="auto"/>
        <w:left w:val="none" w:sz="0" w:space="0" w:color="auto"/>
        <w:bottom w:val="none" w:sz="0" w:space="0" w:color="auto"/>
        <w:right w:val="none" w:sz="0" w:space="0" w:color="auto"/>
      </w:divBdr>
    </w:div>
    <w:div w:id="1266304274">
      <w:bodyDiv w:val="1"/>
      <w:marLeft w:val="0"/>
      <w:marRight w:val="0"/>
      <w:marTop w:val="0"/>
      <w:marBottom w:val="0"/>
      <w:divBdr>
        <w:top w:val="none" w:sz="0" w:space="0" w:color="auto"/>
        <w:left w:val="none" w:sz="0" w:space="0" w:color="auto"/>
        <w:bottom w:val="none" w:sz="0" w:space="0" w:color="auto"/>
        <w:right w:val="none" w:sz="0" w:space="0" w:color="auto"/>
      </w:divBdr>
    </w:div>
    <w:div w:id="1319310126">
      <w:bodyDiv w:val="1"/>
      <w:marLeft w:val="0"/>
      <w:marRight w:val="0"/>
      <w:marTop w:val="0"/>
      <w:marBottom w:val="0"/>
      <w:divBdr>
        <w:top w:val="none" w:sz="0" w:space="0" w:color="auto"/>
        <w:left w:val="none" w:sz="0" w:space="0" w:color="auto"/>
        <w:bottom w:val="none" w:sz="0" w:space="0" w:color="auto"/>
        <w:right w:val="none" w:sz="0" w:space="0" w:color="auto"/>
      </w:divBdr>
    </w:div>
    <w:div w:id="1425302628">
      <w:bodyDiv w:val="1"/>
      <w:marLeft w:val="0"/>
      <w:marRight w:val="0"/>
      <w:marTop w:val="0"/>
      <w:marBottom w:val="0"/>
      <w:divBdr>
        <w:top w:val="none" w:sz="0" w:space="0" w:color="auto"/>
        <w:left w:val="none" w:sz="0" w:space="0" w:color="auto"/>
        <w:bottom w:val="none" w:sz="0" w:space="0" w:color="auto"/>
        <w:right w:val="none" w:sz="0" w:space="0" w:color="auto"/>
      </w:divBdr>
    </w:div>
    <w:div w:id="1482624849">
      <w:bodyDiv w:val="1"/>
      <w:marLeft w:val="0"/>
      <w:marRight w:val="0"/>
      <w:marTop w:val="0"/>
      <w:marBottom w:val="0"/>
      <w:divBdr>
        <w:top w:val="none" w:sz="0" w:space="0" w:color="auto"/>
        <w:left w:val="none" w:sz="0" w:space="0" w:color="auto"/>
        <w:bottom w:val="none" w:sz="0" w:space="0" w:color="auto"/>
        <w:right w:val="none" w:sz="0" w:space="0" w:color="auto"/>
      </w:divBdr>
    </w:div>
    <w:div w:id="1494449164">
      <w:bodyDiv w:val="1"/>
      <w:marLeft w:val="0"/>
      <w:marRight w:val="0"/>
      <w:marTop w:val="0"/>
      <w:marBottom w:val="0"/>
      <w:divBdr>
        <w:top w:val="none" w:sz="0" w:space="0" w:color="auto"/>
        <w:left w:val="none" w:sz="0" w:space="0" w:color="auto"/>
        <w:bottom w:val="none" w:sz="0" w:space="0" w:color="auto"/>
        <w:right w:val="none" w:sz="0" w:space="0" w:color="auto"/>
      </w:divBdr>
      <w:divsChild>
        <w:div w:id="782532209">
          <w:marLeft w:val="0"/>
          <w:marRight w:val="0"/>
          <w:marTop w:val="0"/>
          <w:marBottom w:val="0"/>
          <w:divBdr>
            <w:top w:val="none" w:sz="0" w:space="0" w:color="auto"/>
            <w:left w:val="none" w:sz="0" w:space="0" w:color="auto"/>
            <w:bottom w:val="none" w:sz="0" w:space="0" w:color="auto"/>
            <w:right w:val="none" w:sz="0" w:space="0" w:color="auto"/>
          </w:divBdr>
          <w:divsChild>
            <w:div w:id="6110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8331">
      <w:marLeft w:val="0"/>
      <w:marRight w:val="0"/>
      <w:marTop w:val="0"/>
      <w:marBottom w:val="120"/>
      <w:divBdr>
        <w:top w:val="none" w:sz="0" w:space="0" w:color="auto"/>
        <w:left w:val="none" w:sz="0" w:space="0" w:color="auto"/>
        <w:bottom w:val="none" w:sz="0" w:space="0" w:color="auto"/>
        <w:right w:val="none" w:sz="0" w:space="0" w:color="auto"/>
      </w:divBdr>
    </w:div>
    <w:div w:id="1638029504">
      <w:bodyDiv w:val="1"/>
      <w:marLeft w:val="0"/>
      <w:marRight w:val="0"/>
      <w:marTop w:val="0"/>
      <w:marBottom w:val="0"/>
      <w:divBdr>
        <w:top w:val="none" w:sz="0" w:space="0" w:color="auto"/>
        <w:left w:val="none" w:sz="0" w:space="0" w:color="auto"/>
        <w:bottom w:val="none" w:sz="0" w:space="0" w:color="auto"/>
        <w:right w:val="none" w:sz="0" w:space="0" w:color="auto"/>
      </w:divBdr>
      <w:divsChild>
        <w:div w:id="47268628">
          <w:marLeft w:val="0"/>
          <w:marRight w:val="0"/>
          <w:marTop w:val="0"/>
          <w:marBottom w:val="0"/>
          <w:divBdr>
            <w:top w:val="none" w:sz="0" w:space="0" w:color="auto"/>
            <w:left w:val="none" w:sz="0" w:space="0" w:color="auto"/>
            <w:bottom w:val="none" w:sz="0" w:space="0" w:color="auto"/>
            <w:right w:val="none" w:sz="0" w:space="0" w:color="auto"/>
          </w:divBdr>
          <w:divsChild>
            <w:div w:id="164709778">
              <w:marLeft w:val="0"/>
              <w:marRight w:val="0"/>
              <w:marTop w:val="0"/>
              <w:marBottom w:val="0"/>
              <w:divBdr>
                <w:top w:val="none" w:sz="0" w:space="0" w:color="auto"/>
                <w:left w:val="none" w:sz="0" w:space="0" w:color="auto"/>
                <w:bottom w:val="none" w:sz="0" w:space="0" w:color="auto"/>
                <w:right w:val="none" w:sz="0" w:space="0" w:color="auto"/>
              </w:divBdr>
              <w:divsChild>
                <w:div w:id="1373309135">
                  <w:marLeft w:val="0"/>
                  <w:marRight w:val="0"/>
                  <w:marTop w:val="0"/>
                  <w:marBottom w:val="0"/>
                  <w:divBdr>
                    <w:top w:val="none" w:sz="0" w:space="0" w:color="auto"/>
                    <w:left w:val="none" w:sz="0" w:space="0" w:color="auto"/>
                    <w:bottom w:val="none" w:sz="0" w:space="0" w:color="auto"/>
                    <w:right w:val="none" w:sz="0" w:space="0" w:color="auto"/>
                  </w:divBdr>
                  <w:divsChild>
                    <w:div w:id="19630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67109">
      <w:marLeft w:val="0"/>
      <w:marRight w:val="0"/>
      <w:marTop w:val="0"/>
      <w:marBottom w:val="0"/>
      <w:divBdr>
        <w:top w:val="none" w:sz="0" w:space="0" w:color="auto"/>
        <w:left w:val="none" w:sz="0" w:space="0" w:color="auto"/>
        <w:bottom w:val="none" w:sz="0" w:space="0" w:color="auto"/>
        <w:right w:val="none" w:sz="0" w:space="0" w:color="auto"/>
      </w:divBdr>
    </w:div>
    <w:div w:id="1748838693">
      <w:bodyDiv w:val="1"/>
      <w:marLeft w:val="0"/>
      <w:marRight w:val="0"/>
      <w:marTop w:val="0"/>
      <w:marBottom w:val="0"/>
      <w:divBdr>
        <w:top w:val="none" w:sz="0" w:space="0" w:color="auto"/>
        <w:left w:val="none" w:sz="0" w:space="0" w:color="auto"/>
        <w:bottom w:val="none" w:sz="0" w:space="0" w:color="auto"/>
        <w:right w:val="none" w:sz="0" w:space="0" w:color="auto"/>
      </w:divBdr>
    </w:div>
    <w:div w:id="1825319214">
      <w:marLeft w:val="0"/>
      <w:marRight w:val="0"/>
      <w:marTop w:val="0"/>
      <w:marBottom w:val="0"/>
      <w:divBdr>
        <w:top w:val="none" w:sz="0" w:space="0" w:color="auto"/>
        <w:left w:val="none" w:sz="0" w:space="0" w:color="auto"/>
        <w:bottom w:val="none" w:sz="0" w:space="0" w:color="auto"/>
        <w:right w:val="none" w:sz="0" w:space="0" w:color="auto"/>
      </w:divBdr>
      <w:divsChild>
        <w:div w:id="394401129">
          <w:marLeft w:val="0"/>
          <w:marRight w:val="0"/>
          <w:marTop w:val="0"/>
          <w:marBottom w:val="0"/>
          <w:divBdr>
            <w:top w:val="none" w:sz="0" w:space="0" w:color="auto"/>
            <w:left w:val="none" w:sz="0" w:space="0" w:color="auto"/>
            <w:bottom w:val="none" w:sz="0" w:space="0" w:color="auto"/>
            <w:right w:val="none" w:sz="0" w:space="0" w:color="auto"/>
          </w:divBdr>
          <w:divsChild>
            <w:div w:id="842091926">
              <w:marLeft w:val="0"/>
              <w:marRight w:val="0"/>
              <w:marTop w:val="0"/>
              <w:marBottom w:val="0"/>
              <w:divBdr>
                <w:top w:val="none" w:sz="0" w:space="0" w:color="auto"/>
                <w:left w:val="none" w:sz="0" w:space="0" w:color="auto"/>
                <w:bottom w:val="none" w:sz="0" w:space="0" w:color="auto"/>
                <w:right w:val="none" w:sz="0" w:space="0" w:color="auto"/>
              </w:divBdr>
              <w:divsChild>
                <w:div w:id="144470873">
                  <w:marLeft w:val="225"/>
                  <w:marRight w:val="225"/>
                  <w:marTop w:val="0"/>
                  <w:marBottom w:val="0"/>
                  <w:divBdr>
                    <w:top w:val="none" w:sz="0" w:space="0" w:color="auto"/>
                    <w:left w:val="none" w:sz="0" w:space="0" w:color="auto"/>
                    <w:bottom w:val="single" w:sz="6" w:space="4" w:color="BEBEBE"/>
                    <w:right w:val="none" w:sz="0" w:space="0" w:color="auto"/>
                  </w:divBdr>
                  <w:divsChild>
                    <w:div w:id="2135295550">
                      <w:marLeft w:val="0"/>
                      <w:marRight w:val="0"/>
                      <w:marTop w:val="0"/>
                      <w:marBottom w:val="0"/>
                      <w:divBdr>
                        <w:top w:val="none" w:sz="0" w:space="0" w:color="auto"/>
                        <w:left w:val="none" w:sz="0" w:space="0" w:color="auto"/>
                        <w:bottom w:val="none" w:sz="0" w:space="0" w:color="auto"/>
                        <w:right w:val="none" w:sz="0" w:space="0" w:color="auto"/>
                      </w:divBdr>
                      <w:divsChild>
                        <w:div w:id="204492959">
                          <w:marLeft w:val="0"/>
                          <w:marRight w:val="0"/>
                          <w:marTop w:val="0"/>
                          <w:marBottom w:val="0"/>
                          <w:divBdr>
                            <w:top w:val="none" w:sz="0" w:space="0" w:color="auto"/>
                            <w:left w:val="none" w:sz="0" w:space="0" w:color="auto"/>
                            <w:bottom w:val="none" w:sz="0" w:space="0" w:color="auto"/>
                            <w:right w:val="none" w:sz="0" w:space="0" w:color="auto"/>
                          </w:divBdr>
                          <w:divsChild>
                            <w:div w:id="1128667815">
                              <w:marLeft w:val="0"/>
                              <w:marRight w:val="0"/>
                              <w:marTop w:val="0"/>
                              <w:marBottom w:val="0"/>
                              <w:divBdr>
                                <w:top w:val="none" w:sz="0" w:space="0" w:color="auto"/>
                                <w:left w:val="none" w:sz="0" w:space="0" w:color="auto"/>
                                <w:bottom w:val="none" w:sz="0" w:space="0" w:color="auto"/>
                                <w:right w:val="none" w:sz="0" w:space="0" w:color="auto"/>
                              </w:divBdr>
                              <w:divsChild>
                                <w:div w:id="6349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0944">
                          <w:marLeft w:val="0"/>
                          <w:marRight w:val="0"/>
                          <w:marTop w:val="0"/>
                          <w:marBottom w:val="0"/>
                          <w:divBdr>
                            <w:top w:val="none" w:sz="0" w:space="0" w:color="auto"/>
                            <w:left w:val="none" w:sz="0" w:space="0" w:color="auto"/>
                            <w:bottom w:val="none" w:sz="0" w:space="0" w:color="auto"/>
                            <w:right w:val="none" w:sz="0" w:space="0" w:color="auto"/>
                          </w:divBdr>
                        </w:div>
                        <w:div w:id="1045906385">
                          <w:marLeft w:val="0"/>
                          <w:marRight w:val="150"/>
                          <w:marTop w:val="0"/>
                          <w:marBottom w:val="0"/>
                          <w:divBdr>
                            <w:top w:val="none" w:sz="0" w:space="0" w:color="auto"/>
                            <w:left w:val="none" w:sz="0" w:space="0" w:color="auto"/>
                            <w:bottom w:val="none" w:sz="0" w:space="0" w:color="auto"/>
                            <w:right w:val="none" w:sz="0" w:space="0" w:color="auto"/>
                          </w:divBdr>
                        </w:div>
                        <w:div w:id="19835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3015">
                  <w:marLeft w:val="225"/>
                  <w:marRight w:val="225"/>
                  <w:marTop w:val="0"/>
                  <w:marBottom w:val="0"/>
                  <w:divBdr>
                    <w:top w:val="none" w:sz="0" w:space="0" w:color="auto"/>
                    <w:left w:val="none" w:sz="0" w:space="0" w:color="auto"/>
                    <w:bottom w:val="single" w:sz="6" w:space="4" w:color="BEBEBE"/>
                    <w:right w:val="none" w:sz="0" w:space="0" w:color="auto"/>
                  </w:divBdr>
                </w:div>
                <w:div w:id="910385090">
                  <w:marLeft w:val="225"/>
                  <w:marRight w:val="225"/>
                  <w:marTop w:val="0"/>
                  <w:marBottom w:val="0"/>
                  <w:divBdr>
                    <w:top w:val="none" w:sz="0" w:space="0" w:color="auto"/>
                    <w:left w:val="none" w:sz="0" w:space="0" w:color="auto"/>
                    <w:bottom w:val="single" w:sz="6" w:space="4" w:color="BEBEBE"/>
                    <w:right w:val="none" w:sz="0" w:space="0" w:color="auto"/>
                  </w:divBdr>
                  <w:divsChild>
                    <w:div w:id="1517891659">
                      <w:marLeft w:val="0"/>
                      <w:marRight w:val="0"/>
                      <w:marTop w:val="0"/>
                      <w:marBottom w:val="0"/>
                      <w:divBdr>
                        <w:top w:val="none" w:sz="0" w:space="0" w:color="auto"/>
                        <w:left w:val="none" w:sz="0" w:space="0" w:color="auto"/>
                        <w:bottom w:val="none" w:sz="0" w:space="0" w:color="auto"/>
                        <w:right w:val="none" w:sz="0" w:space="0" w:color="auto"/>
                      </w:divBdr>
                      <w:divsChild>
                        <w:div w:id="17848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730">
                  <w:marLeft w:val="225"/>
                  <w:marRight w:val="225"/>
                  <w:marTop w:val="0"/>
                  <w:marBottom w:val="0"/>
                  <w:divBdr>
                    <w:top w:val="none" w:sz="0" w:space="0" w:color="auto"/>
                    <w:left w:val="none" w:sz="0" w:space="0" w:color="auto"/>
                    <w:bottom w:val="single" w:sz="6" w:space="4" w:color="BEBEBE"/>
                    <w:right w:val="none" w:sz="0" w:space="0" w:color="auto"/>
                  </w:divBdr>
                  <w:divsChild>
                    <w:div w:id="1356005658">
                      <w:marLeft w:val="0"/>
                      <w:marRight w:val="0"/>
                      <w:marTop w:val="0"/>
                      <w:marBottom w:val="0"/>
                      <w:divBdr>
                        <w:top w:val="none" w:sz="0" w:space="0" w:color="auto"/>
                        <w:left w:val="none" w:sz="0" w:space="0" w:color="auto"/>
                        <w:bottom w:val="none" w:sz="0" w:space="0" w:color="auto"/>
                        <w:right w:val="none" w:sz="0" w:space="0" w:color="auto"/>
                      </w:divBdr>
                      <w:divsChild>
                        <w:div w:id="75634071">
                          <w:marLeft w:val="0"/>
                          <w:marRight w:val="0"/>
                          <w:marTop w:val="60"/>
                          <w:marBottom w:val="0"/>
                          <w:divBdr>
                            <w:top w:val="none" w:sz="0" w:space="0" w:color="auto"/>
                            <w:left w:val="none" w:sz="0" w:space="0" w:color="auto"/>
                            <w:bottom w:val="none" w:sz="0" w:space="0" w:color="auto"/>
                            <w:right w:val="none" w:sz="0" w:space="0" w:color="auto"/>
                          </w:divBdr>
                        </w:div>
                        <w:div w:id="231356887">
                          <w:marLeft w:val="0"/>
                          <w:marRight w:val="0"/>
                          <w:marTop w:val="60"/>
                          <w:marBottom w:val="0"/>
                          <w:divBdr>
                            <w:top w:val="none" w:sz="0" w:space="0" w:color="auto"/>
                            <w:left w:val="none" w:sz="0" w:space="0" w:color="auto"/>
                            <w:bottom w:val="none" w:sz="0" w:space="0" w:color="auto"/>
                            <w:right w:val="none" w:sz="0" w:space="0" w:color="auto"/>
                          </w:divBdr>
                        </w:div>
                        <w:div w:id="315958777">
                          <w:marLeft w:val="0"/>
                          <w:marRight w:val="0"/>
                          <w:marTop w:val="60"/>
                          <w:marBottom w:val="0"/>
                          <w:divBdr>
                            <w:top w:val="none" w:sz="0" w:space="0" w:color="auto"/>
                            <w:left w:val="none" w:sz="0" w:space="0" w:color="auto"/>
                            <w:bottom w:val="none" w:sz="0" w:space="0" w:color="auto"/>
                            <w:right w:val="none" w:sz="0" w:space="0" w:color="auto"/>
                          </w:divBdr>
                        </w:div>
                        <w:div w:id="517811281">
                          <w:marLeft w:val="0"/>
                          <w:marRight w:val="0"/>
                          <w:marTop w:val="60"/>
                          <w:marBottom w:val="0"/>
                          <w:divBdr>
                            <w:top w:val="none" w:sz="0" w:space="0" w:color="auto"/>
                            <w:left w:val="none" w:sz="0" w:space="0" w:color="auto"/>
                            <w:bottom w:val="none" w:sz="0" w:space="0" w:color="auto"/>
                            <w:right w:val="none" w:sz="0" w:space="0" w:color="auto"/>
                          </w:divBdr>
                        </w:div>
                        <w:div w:id="562641307">
                          <w:marLeft w:val="0"/>
                          <w:marRight w:val="0"/>
                          <w:marTop w:val="60"/>
                          <w:marBottom w:val="0"/>
                          <w:divBdr>
                            <w:top w:val="none" w:sz="0" w:space="0" w:color="auto"/>
                            <w:left w:val="none" w:sz="0" w:space="0" w:color="auto"/>
                            <w:bottom w:val="none" w:sz="0" w:space="0" w:color="auto"/>
                            <w:right w:val="none" w:sz="0" w:space="0" w:color="auto"/>
                          </w:divBdr>
                        </w:div>
                        <w:div w:id="756831517">
                          <w:marLeft w:val="0"/>
                          <w:marRight w:val="0"/>
                          <w:marTop w:val="60"/>
                          <w:marBottom w:val="0"/>
                          <w:divBdr>
                            <w:top w:val="none" w:sz="0" w:space="0" w:color="auto"/>
                            <w:left w:val="none" w:sz="0" w:space="0" w:color="auto"/>
                            <w:bottom w:val="none" w:sz="0" w:space="0" w:color="auto"/>
                            <w:right w:val="none" w:sz="0" w:space="0" w:color="auto"/>
                          </w:divBdr>
                        </w:div>
                        <w:div w:id="936447562">
                          <w:marLeft w:val="0"/>
                          <w:marRight w:val="0"/>
                          <w:marTop w:val="60"/>
                          <w:marBottom w:val="0"/>
                          <w:divBdr>
                            <w:top w:val="none" w:sz="0" w:space="0" w:color="auto"/>
                            <w:left w:val="none" w:sz="0" w:space="0" w:color="auto"/>
                            <w:bottom w:val="none" w:sz="0" w:space="0" w:color="auto"/>
                            <w:right w:val="none" w:sz="0" w:space="0" w:color="auto"/>
                          </w:divBdr>
                        </w:div>
                        <w:div w:id="989987129">
                          <w:marLeft w:val="0"/>
                          <w:marRight w:val="0"/>
                          <w:marTop w:val="60"/>
                          <w:marBottom w:val="0"/>
                          <w:divBdr>
                            <w:top w:val="none" w:sz="0" w:space="0" w:color="auto"/>
                            <w:left w:val="none" w:sz="0" w:space="0" w:color="auto"/>
                            <w:bottom w:val="none" w:sz="0" w:space="0" w:color="auto"/>
                            <w:right w:val="none" w:sz="0" w:space="0" w:color="auto"/>
                          </w:divBdr>
                        </w:div>
                        <w:div w:id="1355032833">
                          <w:marLeft w:val="0"/>
                          <w:marRight w:val="0"/>
                          <w:marTop w:val="60"/>
                          <w:marBottom w:val="0"/>
                          <w:divBdr>
                            <w:top w:val="none" w:sz="0" w:space="0" w:color="auto"/>
                            <w:left w:val="none" w:sz="0" w:space="0" w:color="auto"/>
                            <w:bottom w:val="none" w:sz="0" w:space="0" w:color="auto"/>
                            <w:right w:val="none" w:sz="0" w:space="0" w:color="auto"/>
                          </w:divBdr>
                        </w:div>
                        <w:div w:id="1365181155">
                          <w:marLeft w:val="0"/>
                          <w:marRight w:val="0"/>
                          <w:marTop w:val="60"/>
                          <w:marBottom w:val="0"/>
                          <w:divBdr>
                            <w:top w:val="none" w:sz="0" w:space="0" w:color="auto"/>
                            <w:left w:val="none" w:sz="0" w:space="0" w:color="auto"/>
                            <w:bottom w:val="none" w:sz="0" w:space="0" w:color="auto"/>
                            <w:right w:val="none" w:sz="0" w:space="0" w:color="auto"/>
                          </w:divBdr>
                        </w:div>
                        <w:div w:id="1447039825">
                          <w:marLeft w:val="0"/>
                          <w:marRight w:val="0"/>
                          <w:marTop w:val="60"/>
                          <w:marBottom w:val="0"/>
                          <w:divBdr>
                            <w:top w:val="none" w:sz="0" w:space="0" w:color="auto"/>
                            <w:left w:val="none" w:sz="0" w:space="0" w:color="auto"/>
                            <w:bottom w:val="none" w:sz="0" w:space="0" w:color="auto"/>
                            <w:right w:val="none" w:sz="0" w:space="0" w:color="auto"/>
                          </w:divBdr>
                        </w:div>
                        <w:div w:id="1765302594">
                          <w:marLeft w:val="0"/>
                          <w:marRight w:val="0"/>
                          <w:marTop w:val="60"/>
                          <w:marBottom w:val="0"/>
                          <w:divBdr>
                            <w:top w:val="none" w:sz="0" w:space="0" w:color="auto"/>
                            <w:left w:val="none" w:sz="0" w:space="0" w:color="auto"/>
                            <w:bottom w:val="none" w:sz="0" w:space="0" w:color="auto"/>
                            <w:right w:val="none" w:sz="0" w:space="0" w:color="auto"/>
                          </w:divBdr>
                        </w:div>
                        <w:div w:id="193169574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75909147">
                  <w:marLeft w:val="225"/>
                  <w:marRight w:val="225"/>
                  <w:marTop w:val="0"/>
                  <w:marBottom w:val="0"/>
                  <w:divBdr>
                    <w:top w:val="none" w:sz="0" w:space="0" w:color="auto"/>
                    <w:left w:val="none" w:sz="0" w:space="0" w:color="auto"/>
                    <w:bottom w:val="single" w:sz="6" w:space="4" w:color="BEBEBE"/>
                    <w:right w:val="none" w:sz="0" w:space="0" w:color="auto"/>
                  </w:divBdr>
                  <w:divsChild>
                    <w:div w:id="979530828">
                      <w:marLeft w:val="0"/>
                      <w:marRight w:val="0"/>
                      <w:marTop w:val="0"/>
                      <w:marBottom w:val="0"/>
                      <w:divBdr>
                        <w:top w:val="none" w:sz="0" w:space="0" w:color="auto"/>
                        <w:left w:val="none" w:sz="0" w:space="0" w:color="auto"/>
                        <w:bottom w:val="none" w:sz="0" w:space="0" w:color="auto"/>
                        <w:right w:val="none" w:sz="0" w:space="0" w:color="auto"/>
                      </w:divBdr>
                    </w:div>
                  </w:divsChild>
                </w:div>
                <w:div w:id="1595822170">
                  <w:marLeft w:val="225"/>
                  <w:marRight w:val="225"/>
                  <w:marTop w:val="0"/>
                  <w:marBottom w:val="0"/>
                  <w:divBdr>
                    <w:top w:val="none" w:sz="0" w:space="0" w:color="auto"/>
                    <w:left w:val="none" w:sz="0" w:space="0" w:color="auto"/>
                    <w:bottom w:val="single" w:sz="6" w:space="4" w:color="BEBEBE"/>
                    <w:right w:val="none" w:sz="0" w:space="0" w:color="auto"/>
                  </w:divBdr>
                </w:div>
                <w:div w:id="2100785364">
                  <w:marLeft w:val="225"/>
                  <w:marRight w:val="225"/>
                  <w:marTop w:val="0"/>
                  <w:marBottom w:val="0"/>
                  <w:divBdr>
                    <w:top w:val="none" w:sz="0" w:space="0" w:color="auto"/>
                    <w:left w:val="none" w:sz="0" w:space="0" w:color="auto"/>
                    <w:bottom w:val="single" w:sz="6" w:space="4" w:color="BEBEBE"/>
                    <w:right w:val="none" w:sz="0" w:space="0" w:color="auto"/>
                  </w:divBdr>
                </w:div>
              </w:divsChild>
            </w:div>
          </w:divsChild>
        </w:div>
        <w:div w:id="440954222">
          <w:marLeft w:val="0"/>
          <w:marRight w:val="0"/>
          <w:marTop w:val="0"/>
          <w:marBottom w:val="0"/>
          <w:divBdr>
            <w:top w:val="none" w:sz="0" w:space="0" w:color="auto"/>
            <w:left w:val="none" w:sz="0" w:space="0" w:color="auto"/>
            <w:bottom w:val="none" w:sz="0" w:space="0" w:color="auto"/>
            <w:right w:val="none" w:sz="0" w:space="0" w:color="auto"/>
          </w:divBdr>
          <w:divsChild>
            <w:div w:id="197084609">
              <w:marLeft w:val="0"/>
              <w:marRight w:val="0"/>
              <w:marTop w:val="0"/>
              <w:marBottom w:val="0"/>
              <w:divBdr>
                <w:top w:val="single" w:sz="6" w:space="0" w:color="999999"/>
                <w:left w:val="none" w:sz="0" w:space="0" w:color="auto"/>
                <w:bottom w:val="single" w:sz="6" w:space="0" w:color="999999"/>
                <w:right w:val="none" w:sz="0" w:space="0" w:color="auto"/>
              </w:divBdr>
              <w:divsChild>
                <w:div w:id="1897351200">
                  <w:marLeft w:val="0"/>
                  <w:marRight w:val="0"/>
                  <w:marTop w:val="0"/>
                  <w:marBottom w:val="0"/>
                  <w:divBdr>
                    <w:top w:val="single" w:sz="6" w:space="0" w:color="AFAFAF"/>
                    <w:left w:val="none" w:sz="0" w:space="0" w:color="auto"/>
                    <w:bottom w:val="single" w:sz="6" w:space="0" w:color="AFAFAF"/>
                    <w:right w:val="none" w:sz="0" w:space="0" w:color="auto"/>
                  </w:divBdr>
                  <w:divsChild>
                    <w:div w:id="18436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0225">
          <w:marLeft w:val="0"/>
          <w:marRight w:val="0"/>
          <w:marTop w:val="0"/>
          <w:marBottom w:val="0"/>
          <w:divBdr>
            <w:top w:val="none" w:sz="0" w:space="0" w:color="auto"/>
            <w:left w:val="none" w:sz="0" w:space="0" w:color="auto"/>
            <w:bottom w:val="none" w:sz="0" w:space="0" w:color="auto"/>
            <w:right w:val="none" w:sz="0" w:space="0" w:color="auto"/>
          </w:divBdr>
          <w:divsChild>
            <w:div w:id="331295039">
              <w:marLeft w:val="0"/>
              <w:marRight w:val="3900"/>
              <w:marTop w:val="0"/>
              <w:marBottom w:val="0"/>
              <w:divBdr>
                <w:top w:val="none" w:sz="0" w:space="0" w:color="auto"/>
                <w:left w:val="none" w:sz="0" w:space="0" w:color="auto"/>
                <w:bottom w:val="none" w:sz="0" w:space="0" w:color="auto"/>
                <w:right w:val="none" w:sz="0" w:space="0" w:color="auto"/>
              </w:divBdr>
            </w:div>
            <w:div w:id="16486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7582">
      <w:bodyDiv w:val="1"/>
      <w:marLeft w:val="0"/>
      <w:marRight w:val="0"/>
      <w:marTop w:val="0"/>
      <w:marBottom w:val="0"/>
      <w:divBdr>
        <w:top w:val="none" w:sz="0" w:space="0" w:color="auto"/>
        <w:left w:val="none" w:sz="0" w:space="0" w:color="auto"/>
        <w:bottom w:val="none" w:sz="0" w:space="0" w:color="auto"/>
        <w:right w:val="none" w:sz="0" w:space="0" w:color="auto"/>
      </w:divBdr>
    </w:div>
    <w:div w:id="2039234028">
      <w:bodyDiv w:val="1"/>
      <w:marLeft w:val="0"/>
      <w:marRight w:val="0"/>
      <w:marTop w:val="0"/>
      <w:marBottom w:val="0"/>
      <w:divBdr>
        <w:top w:val="none" w:sz="0" w:space="0" w:color="auto"/>
        <w:left w:val="none" w:sz="0" w:space="0" w:color="auto"/>
        <w:bottom w:val="none" w:sz="0" w:space="0" w:color="auto"/>
        <w:right w:val="none" w:sz="0" w:space="0" w:color="auto"/>
      </w:divBdr>
    </w:div>
    <w:div w:id="2130739034">
      <w:bodyDiv w:val="1"/>
      <w:marLeft w:val="0"/>
      <w:marRight w:val="0"/>
      <w:marTop w:val="0"/>
      <w:marBottom w:val="0"/>
      <w:divBdr>
        <w:top w:val="none" w:sz="0" w:space="0" w:color="auto"/>
        <w:left w:val="none" w:sz="0" w:space="0" w:color="auto"/>
        <w:bottom w:val="none" w:sz="0" w:space="0" w:color="auto"/>
        <w:right w:val="none" w:sz="0" w:space="0" w:color="auto"/>
      </w:divBdr>
    </w:div>
    <w:div w:id="2140608545">
      <w:bodyDiv w:val="1"/>
      <w:marLeft w:val="0"/>
      <w:marRight w:val="0"/>
      <w:marTop w:val="0"/>
      <w:marBottom w:val="0"/>
      <w:divBdr>
        <w:top w:val="none" w:sz="0" w:space="0" w:color="auto"/>
        <w:left w:val="none" w:sz="0" w:space="0" w:color="auto"/>
        <w:bottom w:val="none" w:sz="0" w:space="0" w:color="auto"/>
        <w:right w:val="none" w:sz="0" w:space="0" w:color="auto"/>
      </w:divBdr>
      <w:divsChild>
        <w:div w:id="113837793">
          <w:marLeft w:val="0"/>
          <w:marRight w:val="0"/>
          <w:marTop w:val="0"/>
          <w:marBottom w:val="0"/>
          <w:divBdr>
            <w:top w:val="none" w:sz="0" w:space="0" w:color="auto"/>
            <w:left w:val="none" w:sz="0" w:space="0" w:color="auto"/>
            <w:bottom w:val="none" w:sz="0" w:space="0" w:color="auto"/>
            <w:right w:val="none" w:sz="0" w:space="0" w:color="auto"/>
          </w:divBdr>
          <w:divsChild>
            <w:div w:id="471288538">
              <w:marLeft w:val="0"/>
              <w:marRight w:val="0"/>
              <w:marTop w:val="0"/>
              <w:marBottom w:val="0"/>
              <w:divBdr>
                <w:top w:val="none" w:sz="0" w:space="0" w:color="auto"/>
                <w:left w:val="none" w:sz="0" w:space="0" w:color="auto"/>
                <w:bottom w:val="none" w:sz="0" w:space="0" w:color="auto"/>
                <w:right w:val="none" w:sz="0" w:space="0" w:color="auto"/>
              </w:divBdr>
            </w:div>
            <w:div w:id="675958071">
              <w:marLeft w:val="0"/>
              <w:marRight w:val="0"/>
              <w:marTop w:val="0"/>
              <w:marBottom w:val="0"/>
              <w:divBdr>
                <w:top w:val="none" w:sz="0" w:space="0" w:color="auto"/>
                <w:left w:val="none" w:sz="0" w:space="0" w:color="auto"/>
                <w:bottom w:val="none" w:sz="0" w:space="0" w:color="auto"/>
                <w:right w:val="none" w:sz="0" w:space="0" w:color="auto"/>
              </w:divBdr>
            </w:div>
            <w:div w:id="911697528">
              <w:marLeft w:val="0"/>
              <w:marRight w:val="0"/>
              <w:marTop w:val="0"/>
              <w:marBottom w:val="0"/>
              <w:divBdr>
                <w:top w:val="none" w:sz="0" w:space="0" w:color="auto"/>
                <w:left w:val="none" w:sz="0" w:space="0" w:color="auto"/>
                <w:bottom w:val="none" w:sz="0" w:space="0" w:color="auto"/>
                <w:right w:val="none" w:sz="0" w:space="0" w:color="auto"/>
              </w:divBdr>
            </w:div>
            <w:div w:id="927229788">
              <w:marLeft w:val="0"/>
              <w:marRight w:val="0"/>
              <w:marTop w:val="0"/>
              <w:marBottom w:val="0"/>
              <w:divBdr>
                <w:top w:val="none" w:sz="0" w:space="0" w:color="auto"/>
                <w:left w:val="none" w:sz="0" w:space="0" w:color="auto"/>
                <w:bottom w:val="none" w:sz="0" w:space="0" w:color="auto"/>
                <w:right w:val="none" w:sz="0" w:space="0" w:color="auto"/>
              </w:divBdr>
            </w:div>
            <w:div w:id="1301888419">
              <w:marLeft w:val="0"/>
              <w:marRight w:val="0"/>
              <w:marTop w:val="0"/>
              <w:marBottom w:val="0"/>
              <w:divBdr>
                <w:top w:val="none" w:sz="0" w:space="0" w:color="auto"/>
                <w:left w:val="none" w:sz="0" w:space="0" w:color="auto"/>
                <w:bottom w:val="none" w:sz="0" w:space="0" w:color="auto"/>
                <w:right w:val="none" w:sz="0" w:space="0" w:color="auto"/>
              </w:divBdr>
            </w:div>
            <w:div w:id="15098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291E8-05AB-4B32-A124-7171D0AB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5913</Words>
  <Characters>31933</Characters>
  <Application>Microsoft Office Word</Application>
  <DocSecurity>0</DocSecurity>
  <Lines>266</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37771</CharactersWithSpaces>
  <SharedDoc>false</SharedDoc>
  <HLinks>
    <vt:vector size="6" baseType="variant">
      <vt:variant>
        <vt:i4>3932253</vt:i4>
      </vt:variant>
      <vt:variant>
        <vt:i4>-1</vt:i4>
      </vt:variant>
      <vt:variant>
        <vt:i4>1291</vt:i4>
      </vt:variant>
      <vt:variant>
        <vt:i4>1</vt:i4>
      </vt:variant>
      <vt:variant>
        <vt:lpwstr>cid:image002.png@01C8E656.1AB589E0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2017-11-10T13:18:00Z</dcterms:created>
  <dcterms:modified xsi:type="dcterms:W3CDTF">2017-11-10T13:18:00Z</dcterms:modified>
</cp:coreProperties>
</file>